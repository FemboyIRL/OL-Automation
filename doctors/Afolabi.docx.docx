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7C050" w14:textId="77777777" w:rsidR="00495E8E" w:rsidRDefault="00495E8E">
      <w:pPr>
        <w:widowControl w:val="0"/>
        <w:pBdr>
          <w:top w:val="nil"/>
          <w:left w:val="nil"/>
          <w:bottom w:val="nil"/>
          <w:right w:val="nil"/>
          <w:between w:val="nil"/>
        </w:pBdr>
        <w:spacing w:after="0"/>
      </w:pPr>
    </w:p>
    <w:p w14:paraId="13A986B8" w14:textId="77777777" w:rsidR="00495E8E" w:rsidRDefault="00495E8E">
      <w:pPr>
        <w:widowControl w:val="0"/>
        <w:pBdr>
          <w:top w:val="nil"/>
          <w:left w:val="nil"/>
          <w:bottom w:val="nil"/>
          <w:right w:val="nil"/>
          <w:between w:val="nil"/>
        </w:pBdr>
        <w:spacing w:after="0"/>
      </w:pPr>
    </w:p>
    <w:p w14:paraId="69A20986" w14:textId="77777777" w:rsidR="00495E8E"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08543ADE" w14:textId="77777777" w:rsidR="00495E8E"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2262FA51" w14:textId="77777777" w:rsidR="00495E8E" w:rsidRPr="00011585" w:rsidRDefault="00000000">
      <w:pPr>
        <w:widowControl w:val="0"/>
        <w:spacing w:after="0" w:line="240" w:lineRule="auto"/>
        <w:jc w:val="both"/>
        <w:rPr>
          <w:rFonts w:ascii="Times New Roman" w:eastAsia="Times New Roman" w:hAnsi="Times New Roman" w:cs="Times New Roman"/>
          <w:b/>
          <w:smallCaps/>
          <w:lang w:val="es-MX"/>
        </w:rPr>
      </w:pPr>
      <w:r w:rsidRPr="00011585">
        <w:rPr>
          <w:rFonts w:ascii="Times New Roman" w:eastAsia="Times New Roman" w:hAnsi="Times New Roman" w:cs="Times New Roman"/>
          <w:b/>
          <w:smallCaps/>
          <w:lang w:val="es-MX"/>
        </w:rPr>
        <w:t>Marina Del Rey, CA 90292</w:t>
      </w:r>
    </w:p>
    <w:p w14:paraId="4A29BA96" w14:textId="77777777" w:rsidR="00495E8E" w:rsidRPr="00011585" w:rsidRDefault="00000000">
      <w:pPr>
        <w:widowControl w:val="0"/>
        <w:spacing w:after="0" w:line="240" w:lineRule="auto"/>
        <w:jc w:val="both"/>
        <w:rPr>
          <w:rFonts w:ascii="Times New Roman" w:eastAsia="Times New Roman" w:hAnsi="Times New Roman" w:cs="Times New Roman"/>
          <w:b/>
          <w:smallCaps/>
          <w:lang w:val="es-MX"/>
        </w:rPr>
      </w:pPr>
      <w:r w:rsidRPr="00011585">
        <w:rPr>
          <w:rFonts w:ascii="Times New Roman" w:eastAsia="Times New Roman" w:hAnsi="Times New Roman" w:cs="Times New Roman"/>
          <w:b/>
          <w:smallCaps/>
          <w:lang w:val="es-MX"/>
        </w:rPr>
        <w:t>T:  213-947-0000</w:t>
      </w:r>
    </w:p>
    <w:p w14:paraId="3DE7D912" w14:textId="77777777" w:rsidR="00495E8E"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027F5372" w14:textId="77777777" w:rsidR="00495E8E" w:rsidRDefault="00495E8E">
      <w:pPr>
        <w:widowControl w:val="0"/>
        <w:spacing w:after="0" w:line="240" w:lineRule="auto"/>
        <w:jc w:val="both"/>
        <w:rPr>
          <w:rFonts w:ascii="Times New Roman" w:eastAsia="Times New Roman" w:hAnsi="Times New Roman" w:cs="Times New Roman"/>
          <w:b/>
        </w:rPr>
      </w:pPr>
    </w:p>
    <w:p w14:paraId="69B0EFF6" w14:textId="77777777" w:rsidR="00495E8E"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(RE)-EVALUATION </w:t>
      </w:r>
    </w:p>
    <w:p w14:paraId="43F2AF60" w14:textId="77777777" w:rsidR="00495E8E"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503EBBC8" w14:textId="77777777" w:rsidR="00495E8E" w:rsidRDefault="00495E8E">
      <w:pPr>
        <w:widowControl w:val="0"/>
        <w:tabs>
          <w:tab w:val="left" w:pos="-720"/>
        </w:tabs>
        <w:spacing w:after="0" w:line="240" w:lineRule="auto"/>
        <w:jc w:val="both"/>
        <w:rPr>
          <w:rFonts w:ascii="Times New Roman" w:eastAsia="Times New Roman" w:hAnsi="Times New Roman" w:cs="Times New Roman"/>
        </w:rPr>
      </w:pPr>
    </w:p>
    <w:p w14:paraId="11B6D38E" w14:textId="77777777" w:rsidR="00495E8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2DDEB7A4" w14:textId="77777777" w:rsidR="00495E8E" w:rsidRDefault="00495E8E">
      <w:pPr>
        <w:widowControl w:val="0"/>
        <w:tabs>
          <w:tab w:val="left" w:pos="-720"/>
        </w:tabs>
        <w:spacing w:after="0" w:line="240" w:lineRule="auto"/>
        <w:jc w:val="both"/>
        <w:rPr>
          <w:rFonts w:ascii="Times New Roman" w:eastAsia="Times New Roman" w:hAnsi="Times New Roman" w:cs="Times New Roman"/>
        </w:rPr>
      </w:pPr>
    </w:p>
    <w:p w14:paraId="5437EC3D" w14:textId="77777777" w:rsidR="00495E8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006EBBF4" w14:textId="77777777" w:rsidR="00495E8E" w:rsidRDefault="00495E8E">
      <w:pPr>
        <w:widowControl w:val="0"/>
        <w:tabs>
          <w:tab w:val="left" w:pos="-720"/>
        </w:tabs>
        <w:spacing w:after="0" w:line="240" w:lineRule="auto"/>
        <w:jc w:val="both"/>
        <w:rPr>
          <w:rFonts w:ascii="Times New Roman" w:eastAsia="Times New Roman" w:hAnsi="Times New Roman" w:cs="Times New Roman"/>
        </w:rPr>
      </w:pPr>
    </w:p>
    <w:p w14:paraId="332D204F" w14:textId="77777777" w:rsidR="00495E8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653D5808" w14:textId="77777777" w:rsidR="00495E8E" w:rsidRDefault="00495E8E">
      <w:pPr>
        <w:widowControl w:val="0"/>
        <w:tabs>
          <w:tab w:val="left" w:pos="-720"/>
        </w:tabs>
        <w:spacing w:after="0" w:line="240" w:lineRule="auto"/>
        <w:jc w:val="both"/>
        <w:rPr>
          <w:rFonts w:ascii="Times New Roman" w:eastAsia="Times New Roman" w:hAnsi="Times New Roman" w:cs="Times New Roman"/>
        </w:rPr>
      </w:pPr>
    </w:p>
    <w:p w14:paraId="7D670E5F" w14:textId="77777777" w:rsidR="00495E8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759F4466" w14:textId="77777777" w:rsidR="00495E8E" w:rsidRDefault="00495E8E">
      <w:pPr>
        <w:widowControl w:val="0"/>
        <w:tabs>
          <w:tab w:val="left" w:pos="-720"/>
        </w:tabs>
        <w:spacing w:after="0" w:line="240" w:lineRule="auto"/>
        <w:jc w:val="both"/>
        <w:rPr>
          <w:rFonts w:ascii="Times New Roman" w:eastAsia="Times New Roman" w:hAnsi="Times New Roman" w:cs="Times New Roman"/>
        </w:rPr>
      </w:pPr>
    </w:p>
    <w:p w14:paraId="7A1000DA" w14:textId="77777777" w:rsidR="00495E8E" w:rsidRDefault="00495E8E">
      <w:pPr>
        <w:widowControl w:val="0"/>
        <w:tabs>
          <w:tab w:val="left" w:pos="-720"/>
        </w:tabs>
        <w:spacing w:after="0" w:line="240" w:lineRule="auto"/>
        <w:jc w:val="both"/>
        <w:rPr>
          <w:rFonts w:ascii="Times New Roman" w:eastAsia="Times New Roman" w:hAnsi="Times New Roman" w:cs="Times New Roman"/>
        </w:rPr>
      </w:pPr>
    </w:p>
    <w:p w14:paraId="52FD9884"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65D0DA64"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18571163"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5F42BB62"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1E1B9631" w14:textId="77777777" w:rsidR="00495E8E"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235D8562"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55D2C130"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114A3E4F"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68451771"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DA1337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821D256" w14:textId="77777777" w:rsidR="00011585" w:rsidRDefault="00011585">
      <w:pPr>
        <w:widowControl w:val="0"/>
        <w:tabs>
          <w:tab w:val="left" w:pos="-1440"/>
          <w:tab w:val="left" w:pos="-720"/>
        </w:tabs>
        <w:spacing w:after="0" w:line="240" w:lineRule="auto"/>
        <w:jc w:val="both"/>
      </w:pPr>
    </w:p>
    <w:p w14:paraId="6C409899" w14:textId="733503D9"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052B182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14A394D" w14:textId="6C15E19B"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011585">
        <w:rPr>
          <w:rFonts w:ascii="Times New Roman" w:eastAsia="Times New Roman" w:hAnsi="Times New Roman" w:cs="Times New Roman"/>
        </w:rPr>
        <w:t>Medical E</w:t>
      </w:r>
      <w:r>
        <w:rPr>
          <w:rFonts w:ascii="Times New Roman" w:eastAsia="Times New Roman" w:hAnsi="Times New Roman" w:cs="Times New Roman"/>
        </w:rPr>
        <w:t xml:space="preserve">valuation in the specialty of </w:t>
      </w:r>
      <w:r w:rsidR="00011585">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011585">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77853475" w14:textId="77777777" w:rsidR="00495E8E" w:rsidRDefault="00495E8E">
      <w:pPr>
        <w:widowControl w:val="0"/>
        <w:tabs>
          <w:tab w:val="left" w:pos="3600"/>
        </w:tabs>
        <w:spacing w:after="0" w:line="240" w:lineRule="auto"/>
        <w:jc w:val="both"/>
        <w:rPr>
          <w:rFonts w:ascii="Times New Roman" w:eastAsia="Times New Roman" w:hAnsi="Times New Roman" w:cs="Times New Roman"/>
        </w:rPr>
      </w:pPr>
    </w:p>
    <w:p w14:paraId="4C3A6583"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Afolabi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Afolabi. All opinions expressed herein are solely the opinions of Dr. Afolabi. </w:t>
      </w:r>
    </w:p>
    <w:p w14:paraId="775539EA" w14:textId="77777777" w:rsidR="00495E8E" w:rsidRDefault="00495E8E">
      <w:pPr>
        <w:widowControl w:val="0"/>
        <w:tabs>
          <w:tab w:val="left" w:pos="3600"/>
        </w:tabs>
        <w:spacing w:after="0" w:line="240" w:lineRule="auto"/>
        <w:jc w:val="both"/>
        <w:rPr>
          <w:rFonts w:ascii="Times New Roman" w:eastAsia="Times New Roman" w:hAnsi="Times New Roman" w:cs="Times New Roman"/>
        </w:rPr>
      </w:pPr>
    </w:p>
    <w:p w14:paraId="1B9BB25B" w14:textId="15EEC0CA" w:rsidR="00495E8E" w:rsidRDefault="0001158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3F1619B6" w14:textId="77777777" w:rsidR="00495E8E" w:rsidRDefault="00495E8E">
      <w:pPr>
        <w:widowControl w:val="0"/>
        <w:tabs>
          <w:tab w:val="left" w:pos="3600"/>
        </w:tabs>
        <w:spacing w:after="0" w:line="240" w:lineRule="auto"/>
        <w:jc w:val="both"/>
        <w:rPr>
          <w:rFonts w:ascii="Times New Roman" w:eastAsia="Times New Roman" w:hAnsi="Times New Roman" w:cs="Times New Roman"/>
        </w:rPr>
      </w:pPr>
    </w:p>
    <w:p w14:paraId="4DE52DFD"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C2218B3" w14:textId="77777777" w:rsidR="00495E8E" w:rsidRDefault="00495E8E">
      <w:pPr>
        <w:widowControl w:val="0"/>
        <w:tabs>
          <w:tab w:val="left" w:pos="3600"/>
        </w:tabs>
        <w:spacing w:after="0" w:line="240" w:lineRule="auto"/>
        <w:jc w:val="both"/>
        <w:rPr>
          <w:rFonts w:ascii="Times New Roman" w:eastAsia="Times New Roman" w:hAnsi="Times New Roman" w:cs="Times New Roman"/>
        </w:rPr>
      </w:pPr>
    </w:p>
    <w:p w14:paraId="731A8A67" w14:textId="17A2F062"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011585">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Afolabi team@ortholegalgroup.com, along with a letter requesting a supplemental report.</w:t>
      </w:r>
    </w:p>
    <w:p w14:paraId="5C3C898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974E07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33D47965" w14:textId="77777777" w:rsidR="00495E8E" w:rsidRDefault="00495E8E">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7941DFB2" w14:textId="77777777" w:rsidR="00495E8E"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6F2F9ED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0EE26AE" w14:textId="77777777" w:rsidR="00495E8E" w:rsidRDefault="00000000">
      <w:pPr>
        <w:widowControl w:val="0"/>
        <w:numPr>
          <w:ilvl w:val="0"/>
          <w:numId w:val="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Face-to-face interview with the applicant </w:t>
      </w:r>
      <w:r>
        <w:t xml:space="preserve">      </w:t>
      </w:r>
      <w:r>
        <w:rPr>
          <w:rFonts w:ascii="Times New Roman" w:eastAsia="Times New Roman" w:hAnsi="Times New Roman" w:cs="Times New Roman"/>
          <w:b/>
          <w:color w:val="FF0000"/>
          <w:highlight w:val="yellow"/>
        </w:rPr>
        <w:t>0.50</w:t>
      </w:r>
      <w:r>
        <w:rPr>
          <w:rFonts w:ascii="Times New Roman" w:eastAsia="Times New Roman" w:hAnsi="Times New Roman" w:cs="Times New Roman"/>
          <w:b/>
        </w:rPr>
        <w:t xml:space="preserve">/0.75 hours </w:t>
      </w:r>
      <w:r>
        <w:rPr>
          <w:rFonts w:ascii="Times New Roman" w:eastAsia="Times New Roman" w:hAnsi="Times New Roman" w:cs="Times New Roman"/>
        </w:rPr>
        <w:t xml:space="preserve">(1-2 body parts </w:t>
      </w:r>
      <w:r>
        <w:rPr>
          <w:rFonts w:ascii="Times New Roman" w:eastAsia="Times New Roman" w:hAnsi="Times New Roman" w:cs="Times New Roman"/>
          <w:b/>
        </w:rPr>
        <w:t>WITH</w:t>
      </w:r>
      <w:r>
        <w:rPr>
          <w:rFonts w:ascii="Times New Roman" w:eastAsia="Times New Roman" w:hAnsi="Times New Roman" w:cs="Times New Roman"/>
        </w:rPr>
        <w:t xml:space="preserve"> Hx)</w:t>
      </w:r>
    </w:p>
    <w:p w14:paraId="1B4EA313" w14:textId="77777777" w:rsidR="00495E8E" w:rsidRDefault="00000000">
      <w:pPr>
        <w:widowControl w:val="0"/>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b/>
        </w:rPr>
        <w:t xml:space="preserve">  </w:t>
      </w:r>
      <w:sdt>
        <w:sdtPr>
          <w:tag w:val="goog_rdk_0"/>
          <w:id w:val="-565334352"/>
        </w:sdtPr>
        <w:sdtContent>
          <w:ins w:id="0" w:author="Paula Lim" w:date="2025-04-07T18:26:00Z">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ins>
        </w:sdtContent>
      </w:sdt>
      <w:r>
        <w:rPr>
          <w:rFonts w:ascii="Times New Roman" w:eastAsia="Times New Roman" w:hAnsi="Times New Roman" w:cs="Times New Roman"/>
          <w:b/>
        </w:rPr>
        <w:t xml:space="preserve">         </w:t>
      </w:r>
      <w:r>
        <w:rPr>
          <w:rFonts w:ascii="Times New Roman" w:eastAsia="Times New Roman" w:hAnsi="Times New Roman" w:cs="Times New Roman"/>
          <w:b/>
          <w:color w:val="FF0000"/>
          <w:highlight w:val="yellow"/>
        </w:rPr>
        <w:t>0.7</w:t>
      </w:r>
      <w:r>
        <w:rPr>
          <w:rFonts w:ascii="Times New Roman" w:eastAsia="Times New Roman" w:hAnsi="Times New Roman" w:cs="Times New Roman"/>
          <w:b/>
          <w:color w:val="FF0000"/>
        </w:rPr>
        <w:t>5</w:t>
      </w:r>
      <w:r>
        <w:rPr>
          <w:rFonts w:ascii="Times New Roman" w:eastAsia="Times New Roman" w:hAnsi="Times New Roman" w:cs="Times New Roman"/>
          <w:b/>
        </w:rPr>
        <w:t>/0.75 hours</w:t>
      </w:r>
      <w:r>
        <w:rPr>
          <w:rFonts w:ascii="Times New Roman" w:eastAsia="Times New Roman" w:hAnsi="Times New Roman" w:cs="Times New Roman"/>
        </w:rPr>
        <w:t xml:space="preserve"> (3 or more BP </w:t>
      </w:r>
      <w:r>
        <w:rPr>
          <w:rFonts w:ascii="Times New Roman" w:eastAsia="Times New Roman" w:hAnsi="Times New Roman" w:cs="Times New Roman"/>
          <w:b/>
          <w:i/>
          <w:u w:val="single"/>
        </w:rPr>
        <w:t>OR</w:t>
      </w:r>
      <w:r>
        <w:rPr>
          <w:rFonts w:ascii="Times New Roman" w:eastAsia="Times New Roman" w:hAnsi="Times New Roman" w:cs="Times New Roman"/>
        </w:rPr>
        <w:t xml:space="preserve"> 1-2 w/ </w:t>
      </w:r>
      <w:r>
        <w:rPr>
          <w:rFonts w:ascii="Times New Roman" w:eastAsia="Times New Roman" w:hAnsi="Times New Roman" w:cs="Times New Roman"/>
          <w:b/>
        </w:rPr>
        <w:t xml:space="preserve">NO </w:t>
      </w:r>
      <w:r>
        <w:rPr>
          <w:rFonts w:ascii="Times New Roman" w:eastAsia="Times New Roman" w:hAnsi="Times New Roman" w:cs="Times New Roman"/>
        </w:rPr>
        <w:t xml:space="preserve">Hx)  </w:t>
      </w:r>
      <w:r>
        <w:rPr>
          <w:rFonts w:ascii="Times New Roman" w:eastAsia="Times New Roman" w:hAnsi="Times New Roman" w:cs="Times New Roman"/>
        </w:rPr>
        <w:tab/>
      </w:r>
    </w:p>
    <w:p w14:paraId="32D2DCC8" w14:textId="77777777" w:rsidR="00495E8E" w:rsidRDefault="00000000">
      <w:pPr>
        <w:widowControl w:val="0"/>
        <w:spacing w:after="0" w:line="240" w:lineRule="auto"/>
        <w:ind w:left="5040"/>
        <w:jc w:val="both"/>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                           </w:t>
      </w:r>
    </w:p>
    <w:p w14:paraId="5E6CA611" w14:textId="77777777" w:rsidR="00495E8E" w:rsidRDefault="00000000">
      <w:pPr>
        <w:widowControl w:val="0"/>
        <w:spacing w:after="0" w:line="240" w:lineRule="auto"/>
        <w:jc w:val="both"/>
        <w:rPr>
          <w:rFonts w:ascii="Times New Roman" w:eastAsia="Times New Roman" w:hAnsi="Times New Roman" w:cs="Times New Roman"/>
          <w:b/>
        </w:rPr>
      </w:pPr>
      <w:sdt>
        <w:sdtPr>
          <w:tag w:val="goog_rdk_2"/>
          <w:id w:val="1641028597"/>
        </w:sdtPr>
        <w:sdtContent>
          <w:ins w:id="1" w:author="Paula Lim" w:date="2025-04-07T18:26:00Z">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ins>
        </w:sdtContent>
      </w:sdt>
      <w:r>
        <w:rPr>
          <w:rFonts w:ascii="Times New Roman" w:eastAsia="Times New Roman" w:hAnsi="Times New Roman" w:cs="Times New Roman"/>
          <w:b/>
        </w:rPr>
        <w:t xml:space="preserve"> </w:t>
      </w: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495E8E" w14:paraId="1D8683ED" w14:textId="77777777">
        <w:tc>
          <w:tcPr>
            <w:tcW w:w="1156" w:type="dxa"/>
          </w:tcPr>
          <w:p w14:paraId="092BC9F9"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6FF0093B"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669F09FA"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7E4EAB3C"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2B0C20D2"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0B53F43B"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2ECD2A0A"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0FD29ABA" w14:textId="77777777" w:rsidR="00495E8E"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495E8E" w14:paraId="5314841A" w14:textId="77777777">
        <w:tc>
          <w:tcPr>
            <w:tcW w:w="1156" w:type="dxa"/>
          </w:tcPr>
          <w:p w14:paraId="4C7FD0F8" w14:textId="77777777" w:rsidR="00495E8E" w:rsidRDefault="00495E8E">
            <w:pPr>
              <w:spacing w:before="100" w:after="100"/>
              <w:rPr>
                <w:rFonts w:ascii="Times New Roman" w:eastAsia="Times New Roman" w:hAnsi="Times New Roman" w:cs="Times New Roman"/>
                <w:color w:val="000000"/>
              </w:rPr>
            </w:pPr>
          </w:p>
        </w:tc>
        <w:tc>
          <w:tcPr>
            <w:tcW w:w="1833" w:type="dxa"/>
          </w:tcPr>
          <w:p w14:paraId="5E80AAEF" w14:textId="77777777" w:rsidR="00495E8E" w:rsidRDefault="00495E8E">
            <w:pPr>
              <w:spacing w:before="100" w:after="100"/>
              <w:rPr>
                <w:rFonts w:ascii="Times New Roman" w:eastAsia="Times New Roman" w:hAnsi="Times New Roman" w:cs="Times New Roman"/>
                <w:color w:val="000000"/>
              </w:rPr>
            </w:pPr>
          </w:p>
        </w:tc>
        <w:tc>
          <w:tcPr>
            <w:tcW w:w="1844" w:type="dxa"/>
          </w:tcPr>
          <w:p w14:paraId="092A81CC" w14:textId="77777777" w:rsidR="00495E8E" w:rsidRDefault="00495E8E">
            <w:pPr>
              <w:spacing w:before="100" w:after="100"/>
              <w:rPr>
                <w:rFonts w:ascii="Times New Roman" w:eastAsia="Times New Roman" w:hAnsi="Times New Roman" w:cs="Times New Roman"/>
                <w:color w:val="000000"/>
              </w:rPr>
            </w:pPr>
          </w:p>
        </w:tc>
        <w:tc>
          <w:tcPr>
            <w:tcW w:w="1832" w:type="dxa"/>
          </w:tcPr>
          <w:p w14:paraId="3EC222F6" w14:textId="77777777" w:rsidR="00495E8E" w:rsidRDefault="00495E8E">
            <w:pPr>
              <w:spacing w:before="100" w:after="100"/>
              <w:rPr>
                <w:rFonts w:ascii="Times New Roman" w:eastAsia="Times New Roman" w:hAnsi="Times New Roman" w:cs="Times New Roman"/>
                <w:color w:val="000000"/>
              </w:rPr>
            </w:pPr>
          </w:p>
        </w:tc>
        <w:tc>
          <w:tcPr>
            <w:tcW w:w="2784" w:type="dxa"/>
          </w:tcPr>
          <w:p w14:paraId="38C40585" w14:textId="77777777" w:rsidR="00495E8E" w:rsidRDefault="00495E8E">
            <w:pPr>
              <w:spacing w:before="100" w:after="100"/>
              <w:rPr>
                <w:rFonts w:ascii="Times New Roman" w:eastAsia="Times New Roman" w:hAnsi="Times New Roman" w:cs="Times New Roman"/>
                <w:color w:val="000000"/>
              </w:rPr>
            </w:pPr>
          </w:p>
        </w:tc>
      </w:tr>
    </w:tbl>
    <w:p w14:paraId="551CA98B" w14:textId="77777777" w:rsidR="00495E8E" w:rsidRDefault="00495E8E">
      <w:pPr>
        <w:spacing w:after="0" w:line="240" w:lineRule="auto"/>
        <w:rPr>
          <w:rFonts w:ascii="Times New Roman" w:eastAsia="Times New Roman" w:hAnsi="Times New Roman" w:cs="Times New Roman"/>
        </w:rPr>
      </w:pPr>
    </w:p>
    <w:p w14:paraId="47A11A01"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0A6F7068" w14:textId="77777777" w:rsidR="00495E8E" w:rsidRDefault="00495E8E">
      <w:pPr>
        <w:spacing w:after="0" w:line="240" w:lineRule="auto"/>
        <w:rPr>
          <w:rFonts w:ascii="Times New Roman" w:eastAsia="Times New Roman" w:hAnsi="Times New Roman" w:cs="Times New Roman"/>
        </w:rPr>
      </w:pPr>
    </w:p>
    <w:p w14:paraId="703809AA" w14:textId="77777777" w:rsidR="00495E8E" w:rsidRDefault="00495E8E">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495E8E" w14:paraId="75263CD4" w14:textId="77777777">
        <w:tc>
          <w:tcPr>
            <w:tcW w:w="9360" w:type="dxa"/>
          </w:tcPr>
          <w:p w14:paraId="30D7AE54" w14:textId="77777777" w:rsidR="00495E8E" w:rsidRDefault="00000000">
            <w:pPr>
              <w:spacing w:after="60"/>
              <w:rPr>
                <w:rFonts w:ascii="Times New Roman" w:eastAsia="Times New Roman" w:hAnsi="Times New Roman" w:cs="Times New Roman"/>
              </w:rPr>
            </w:pPr>
            <w:sdt>
              <w:sdtPr>
                <w:tag w:val="goog_rdk_3"/>
                <w:id w:val="-157695216"/>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5D4791D3" w14:textId="77777777" w:rsidR="00495E8E"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1DB2262B" w14:textId="77777777" w:rsidR="00495E8E"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566F0348" w14:textId="77777777" w:rsidR="00495E8E" w:rsidRDefault="00000000">
            <w:pPr>
              <w:tabs>
                <w:tab w:val="left" w:pos="360"/>
              </w:tabs>
              <w:spacing w:before="100" w:after="60"/>
              <w:rPr>
                <w:rFonts w:ascii="Times New Roman" w:eastAsia="Times New Roman" w:hAnsi="Times New Roman" w:cs="Times New Roman"/>
              </w:rPr>
            </w:pPr>
            <w:sdt>
              <w:sdtPr>
                <w:tag w:val="goog_rdk_4"/>
                <w:id w:val="-1803299565"/>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7BDDBBD1" w14:textId="77777777" w:rsidR="00495E8E" w:rsidRDefault="00000000">
            <w:pPr>
              <w:tabs>
                <w:tab w:val="left" w:pos="324"/>
                <w:tab w:val="left" w:pos="732"/>
              </w:tabs>
              <w:spacing w:before="100" w:after="60"/>
              <w:rPr>
                <w:rFonts w:ascii="Times New Roman" w:eastAsia="Times New Roman" w:hAnsi="Times New Roman" w:cs="Times New Roman"/>
                <w:u w:val="single"/>
              </w:rPr>
            </w:pPr>
            <w:sdt>
              <w:sdtPr>
                <w:tag w:val="goog_rdk_5"/>
                <w:id w:val="39349090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047B38E4" w14:textId="77777777" w:rsidR="00495E8E"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6"/>
                <w:id w:val="1843048271"/>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06422EF7" w14:textId="77777777" w:rsidR="00495E8E" w:rsidRDefault="00000000">
            <w:pPr>
              <w:tabs>
                <w:tab w:val="left" w:pos="360"/>
              </w:tabs>
              <w:spacing w:before="100" w:after="60"/>
              <w:jc w:val="both"/>
              <w:rPr>
                <w:rFonts w:ascii="Times New Roman" w:eastAsia="Times New Roman" w:hAnsi="Times New Roman" w:cs="Times New Roman"/>
              </w:rPr>
            </w:pPr>
            <w:sdt>
              <w:sdtPr>
                <w:tag w:val="goog_rdk_7"/>
                <w:id w:val="-130201704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34106CAF" w14:textId="77777777" w:rsidR="00495E8E" w:rsidRDefault="00000000">
            <w:pPr>
              <w:tabs>
                <w:tab w:val="left" w:pos="348"/>
              </w:tabs>
              <w:spacing w:before="100" w:after="60"/>
              <w:jc w:val="both"/>
              <w:rPr>
                <w:rFonts w:ascii="Times New Roman" w:eastAsia="Times New Roman" w:hAnsi="Times New Roman" w:cs="Times New Roman"/>
              </w:rPr>
            </w:pPr>
            <w:sdt>
              <w:sdtPr>
                <w:tag w:val="goog_rdk_8"/>
                <w:id w:val="-152910606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56F8874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769945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86DA62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318AFA82"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BB921B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850720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13367F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C29088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D394F62"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6AA70D62" w14:textId="77777777" w:rsidR="00495E8E" w:rsidRDefault="00495E8E">
      <w:pPr>
        <w:widowControl w:val="0"/>
        <w:tabs>
          <w:tab w:val="left" w:pos="3600"/>
        </w:tabs>
        <w:spacing w:after="0" w:line="240" w:lineRule="auto"/>
        <w:jc w:val="both"/>
        <w:rPr>
          <w:rFonts w:ascii="Times New Roman" w:eastAsia="Times New Roman" w:hAnsi="Times New Roman" w:cs="Times New Roman"/>
        </w:rPr>
      </w:pPr>
    </w:p>
    <w:p w14:paraId="25B95DF1"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5355AB42" w14:textId="77777777" w:rsidR="00495E8E" w:rsidRDefault="00495E8E">
      <w:pPr>
        <w:widowControl w:val="0"/>
        <w:tabs>
          <w:tab w:val="left" w:pos="3600"/>
        </w:tabs>
        <w:spacing w:after="0" w:line="240" w:lineRule="auto"/>
        <w:jc w:val="both"/>
        <w:rPr>
          <w:rFonts w:ascii="Times New Roman" w:eastAsia="Times New Roman" w:hAnsi="Times New Roman" w:cs="Times New Roman"/>
        </w:rPr>
      </w:pPr>
    </w:p>
    <w:p w14:paraId="1897F279" w14:textId="77777777"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83DCA3A" w14:textId="77777777" w:rsidR="00495E8E" w:rsidRDefault="00495E8E">
      <w:pPr>
        <w:widowControl w:val="0"/>
        <w:tabs>
          <w:tab w:val="left" w:pos="3600"/>
        </w:tabs>
        <w:spacing w:after="0" w:line="240" w:lineRule="auto"/>
        <w:jc w:val="both"/>
        <w:rPr>
          <w:rFonts w:ascii="Times New Roman" w:eastAsia="Times New Roman" w:hAnsi="Times New Roman" w:cs="Times New Roman"/>
        </w:rPr>
      </w:pPr>
    </w:p>
    <w:p w14:paraId="1583C460" w14:textId="5B88F7CB" w:rsidR="00495E8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011585">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Afolabi team@ortholegalgroup.com, along with a letter requesting a supplemental report.</w:t>
      </w:r>
    </w:p>
    <w:p w14:paraId="7B115E4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45ACDF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0A9C6675"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D13554C" w14:textId="412F2CCC"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_____, California.  + date of birth is +.  + is evaluated today pursuant to a claim of (specific injury/cumulative trauma) on +, to the +, while + was working for +, as a </w:t>
      </w:r>
      <w:r>
        <w:rPr>
          <w:rFonts w:ascii="Times New Roman" w:eastAsia="Times New Roman" w:hAnsi="Times New Roman" w:cs="Times New Roman"/>
        </w:rPr>
        <w:lastRenderedPageBreak/>
        <w:t>+.</w:t>
      </w:r>
    </w:p>
    <w:p w14:paraId="59BC005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C65677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highlight w:val="cyan"/>
          <w:u w:val="single"/>
        </w:rPr>
        <w:t>Review to verify</w:t>
      </w:r>
    </w:p>
    <w:p w14:paraId="793E141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Resides in __</w:t>
      </w:r>
    </w:p>
    <w:p w14:paraId="5D96BA55"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Hire date __</w:t>
      </w:r>
    </w:p>
    <w:p w14:paraId="7A773D65" w14:textId="77777777" w:rsidR="00495E8E" w:rsidRDefault="00000000">
      <w:pPr>
        <w:widowControl w:val="0"/>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highlight w:val="cyan"/>
        </w:rPr>
        <w:t>Confirm body parts in CL</w:t>
      </w:r>
      <w:r>
        <w:rPr>
          <w:rFonts w:ascii="Times New Roman" w:eastAsia="Times New Roman" w:hAnsi="Times New Roman" w:cs="Times New Roman"/>
        </w:rPr>
        <w:t xml:space="preserve"> </w:t>
      </w:r>
      <w:r>
        <w:rPr>
          <w:rFonts w:ascii="Times New Roman" w:eastAsia="Times New Roman" w:hAnsi="Times New Roman" w:cs="Times New Roman"/>
          <w:color w:val="FF0000"/>
        </w:rPr>
        <w:t>(also confirm body parts that are under current condition --MUST MATCH)</w:t>
      </w:r>
    </w:p>
    <w:p w14:paraId="4B7B48D2" w14:textId="77777777" w:rsidR="00495E8E" w:rsidRDefault="00495E8E">
      <w:pPr>
        <w:widowControl w:val="0"/>
        <w:spacing w:after="0" w:line="240" w:lineRule="auto"/>
        <w:jc w:val="both"/>
        <w:rPr>
          <w:rFonts w:ascii="Times New Roman" w:eastAsia="Times New Roman" w:hAnsi="Times New Roman" w:cs="Times New Roman"/>
        </w:rPr>
      </w:pPr>
    </w:p>
    <w:p w14:paraId="53A5875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1044FEE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F39A8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397C89E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9C45B9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7CFA411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u w:val="single"/>
        </w:rPr>
      </w:pPr>
    </w:p>
    <w:p w14:paraId="279FE0C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B800365"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u w:val="single"/>
        </w:rPr>
      </w:pPr>
    </w:p>
    <w:p w14:paraId="390F1B4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highlight w:val="cyan"/>
          <w:u w:val="single"/>
        </w:rPr>
        <w:t>Review to verify</w:t>
      </w:r>
    </w:p>
    <w:p w14:paraId="13952CC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Job title __</w:t>
      </w:r>
    </w:p>
    <w:p w14:paraId="5CE2E56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Confirm job physical demands adequately noted</w:t>
      </w:r>
    </w:p>
    <w:p w14:paraId="07872225"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Confirm actual pounds lifted … __ lbs &amp; how often?  __ frequently or occasionally?</w:t>
      </w:r>
    </w:p>
    <w:p w14:paraId="66359FB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Any reaching on job? __ how often? __ frequently or occasionally?</w:t>
      </w:r>
    </w:p>
    <w:p w14:paraId="323DD54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cyan"/>
        </w:rPr>
        <w:t>Any grasping __ how often? __ frequently or occasionally?</w:t>
      </w:r>
    </w:p>
    <w:p w14:paraId="092BC07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u w:val="single"/>
        </w:rPr>
      </w:pPr>
    </w:p>
    <w:p w14:paraId="6E8252A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18A94222"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305AE33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9CAF4F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A25897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3D17883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AD1E56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715B3D9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456D67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highlight w:val="cyan"/>
          <w:u w:val="single"/>
        </w:rPr>
        <w:t>Review to verify</w:t>
      </w:r>
    </w:p>
    <w:p w14:paraId="226F9DB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Same or new employer?</w:t>
      </w:r>
    </w:p>
    <w:p w14:paraId="2F02CF6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Back to work? __ full or modified duties?</w:t>
      </w:r>
    </w:p>
    <w:p w14:paraId="19DA517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 xml:space="preserve">Receiving temporary total disability (TTD) benefits from an insurance carrier? </w:t>
      </w:r>
    </w:p>
    <w:p w14:paraId="6773456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C3A42B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721ED04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3284307" w14:textId="77777777" w:rsidR="00495E8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5AA02F4B" w14:textId="77777777" w:rsidR="00495E8E" w:rsidRDefault="00495E8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E434296" w14:textId="77777777" w:rsidR="00495E8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055E5561" w14:textId="77777777" w:rsidR="00495E8E" w:rsidRDefault="00495E8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EFE1866" w14:textId="77777777" w:rsidR="00495E8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4FAB056" w14:textId="77777777" w:rsidR="00495E8E" w:rsidRDefault="00495E8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04B9E52" w14:textId="77777777" w:rsidR="00495E8E" w:rsidRDefault="00495E8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00589C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highlight w:val="cyan"/>
          <w:u w:val="single"/>
        </w:rPr>
        <w:t>Review to verify</w:t>
      </w:r>
    </w:p>
    <w:p w14:paraId="7F8376E6"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How much </w:t>
      </w:r>
      <w:r>
        <w:rPr>
          <w:rFonts w:ascii="Times New Roman" w:eastAsia="Times New Roman" w:hAnsi="Times New Roman" w:cs="Times New Roman"/>
          <w:b/>
          <w:color w:val="FF0000"/>
          <w:highlight w:val="cyan"/>
        </w:rPr>
        <w:t>%</w:t>
      </w:r>
      <w:r>
        <w:rPr>
          <w:rFonts w:ascii="Times New Roman" w:eastAsia="Times New Roman" w:hAnsi="Times New Roman" w:cs="Times New Roman"/>
          <w:b/>
          <w:color w:val="000000"/>
          <w:highlight w:val="cyan"/>
        </w:rPr>
        <w:t xml:space="preserve"> </w:t>
      </w:r>
      <w:r>
        <w:rPr>
          <w:rFonts w:ascii="Times New Roman" w:eastAsia="Times New Roman" w:hAnsi="Times New Roman" w:cs="Times New Roman"/>
          <w:b/>
          <w:color w:val="FF0000"/>
          <w:highlight w:val="cyan"/>
        </w:rPr>
        <w:t>increase</w:t>
      </w:r>
      <w:r>
        <w:rPr>
          <w:rFonts w:ascii="Times New Roman" w:eastAsia="Times New Roman" w:hAnsi="Times New Roman" w:cs="Times New Roman"/>
          <w:color w:val="000000"/>
          <w:highlight w:val="cyan"/>
        </w:rPr>
        <w:t xml:space="preserve"> in pain to claimed body part? </w:t>
      </w:r>
      <w:r>
        <w:rPr>
          <w:rFonts w:ascii="Times New Roman" w:eastAsia="Times New Roman" w:hAnsi="Times New Roman" w:cs="Times New Roman"/>
          <w:b/>
          <w:color w:val="FF0000"/>
          <w:highlight w:val="cyan"/>
        </w:rPr>
        <w:t>__%</w:t>
      </w:r>
    </w:p>
    <w:p w14:paraId="71754D10"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how much PT?  </w:t>
      </w:r>
      <w:r>
        <w:rPr>
          <w:rFonts w:ascii="Times New Roman" w:eastAsia="Times New Roman" w:hAnsi="Times New Roman" w:cs="Times New Roman"/>
          <w:b/>
          <w:color w:val="000000"/>
          <w:highlight w:val="cyan"/>
        </w:rPr>
        <w:t>__ sessions</w:t>
      </w:r>
    </w:p>
    <w:p w14:paraId="3C1A543A"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how much chiropractic?  </w:t>
      </w:r>
      <w:r>
        <w:rPr>
          <w:rFonts w:ascii="Times New Roman" w:eastAsia="Times New Roman" w:hAnsi="Times New Roman" w:cs="Times New Roman"/>
          <w:b/>
          <w:color w:val="000000"/>
          <w:highlight w:val="cyan"/>
        </w:rPr>
        <w:t>__ sessions</w:t>
      </w:r>
    </w:p>
    <w:p w14:paraId="591E00D2"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how much acupuncture?  </w:t>
      </w:r>
      <w:r>
        <w:rPr>
          <w:rFonts w:ascii="Times New Roman" w:eastAsia="Times New Roman" w:hAnsi="Times New Roman" w:cs="Times New Roman"/>
          <w:b/>
          <w:color w:val="000000"/>
          <w:highlight w:val="cyan"/>
        </w:rPr>
        <w:t>__ sessions</w:t>
      </w:r>
    </w:p>
    <w:p w14:paraId="6F126AA1"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lastRenderedPageBreak/>
        <w:t xml:space="preserve">how much </w:t>
      </w:r>
      <w:r>
        <w:rPr>
          <w:rFonts w:ascii="Times New Roman" w:eastAsia="Times New Roman" w:hAnsi="Times New Roman" w:cs="Times New Roman"/>
          <w:b/>
          <w:color w:val="FF0000"/>
          <w:highlight w:val="cyan"/>
          <w:u w:val="single"/>
        </w:rPr>
        <w:t>joint</w:t>
      </w:r>
      <w:r>
        <w:rPr>
          <w:rFonts w:ascii="Times New Roman" w:eastAsia="Times New Roman" w:hAnsi="Times New Roman" w:cs="Times New Roman"/>
          <w:color w:val="000000"/>
          <w:highlight w:val="cyan"/>
        </w:rPr>
        <w:t xml:space="preserve"> injections?  </w:t>
      </w:r>
      <w:r>
        <w:rPr>
          <w:rFonts w:ascii="Times New Roman" w:eastAsia="Times New Roman" w:hAnsi="Times New Roman" w:cs="Times New Roman"/>
          <w:b/>
          <w:color w:val="000000"/>
          <w:highlight w:val="cyan"/>
        </w:rPr>
        <w:t>__ sessions</w:t>
      </w:r>
    </w:p>
    <w:p w14:paraId="3091835F"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how much </w:t>
      </w:r>
      <w:r>
        <w:rPr>
          <w:rFonts w:ascii="Times New Roman" w:eastAsia="Times New Roman" w:hAnsi="Times New Roman" w:cs="Times New Roman"/>
          <w:b/>
          <w:color w:val="FF0000"/>
          <w:highlight w:val="cyan"/>
          <w:u w:val="single"/>
        </w:rPr>
        <w:t>spine</w:t>
      </w:r>
      <w:r>
        <w:rPr>
          <w:rFonts w:ascii="Times New Roman" w:eastAsia="Times New Roman" w:hAnsi="Times New Roman" w:cs="Times New Roman"/>
          <w:color w:val="000000"/>
          <w:highlight w:val="cyan"/>
        </w:rPr>
        <w:t xml:space="preserve"> injections?  </w:t>
      </w:r>
      <w:r>
        <w:rPr>
          <w:rFonts w:ascii="Times New Roman" w:eastAsia="Times New Roman" w:hAnsi="Times New Roman" w:cs="Times New Roman"/>
          <w:b/>
          <w:color w:val="000000"/>
          <w:highlight w:val="cyan"/>
        </w:rPr>
        <w:t>__ sessions</w:t>
      </w:r>
    </w:p>
    <w:p w14:paraId="5969A81B"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b/>
          <w:color w:val="FF0000"/>
          <w:highlight w:val="cyan"/>
        </w:rPr>
        <w:t>% improvement</w:t>
      </w:r>
      <w:r>
        <w:rPr>
          <w:rFonts w:ascii="Times New Roman" w:eastAsia="Times New Roman" w:hAnsi="Times New Roman" w:cs="Times New Roman"/>
          <w:color w:val="FF0000"/>
          <w:highlight w:val="cyan"/>
        </w:rPr>
        <w:t xml:space="preserve"> </w:t>
      </w:r>
      <w:r>
        <w:rPr>
          <w:rFonts w:ascii="Times New Roman" w:eastAsia="Times New Roman" w:hAnsi="Times New Roman" w:cs="Times New Roman"/>
          <w:color w:val="000000"/>
          <w:highlight w:val="cyan"/>
        </w:rPr>
        <w:t xml:space="preserve">so far with treatment?  </w:t>
      </w:r>
      <w:r>
        <w:rPr>
          <w:rFonts w:ascii="Times New Roman" w:eastAsia="Times New Roman" w:hAnsi="Times New Roman" w:cs="Times New Roman"/>
          <w:b/>
          <w:color w:val="FF0000"/>
          <w:highlight w:val="cyan"/>
        </w:rPr>
        <w:t>__%</w:t>
      </w:r>
    </w:p>
    <w:p w14:paraId="4562F06C"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Date of last sessions (PT/Acupunture/chiro) </w:t>
      </w:r>
      <w:r>
        <w:rPr>
          <w:rFonts w:ascii="Times New Roman" w:eastAsia="Times New Roman" w:hAnsi="Times New Roman" w:cs="Times New Roman"/>
          <w:b/>
          <w:color w:val="FF0000"/>
          <w:highlight w:val="cyan"/>
        </w:rPr>
        <w:t>__</w:t>
      </w:r>
    </w:p>
    <w:p w14:paraId="7FAE2630"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Date of last PTP f/u </w:t>
      </w:r>
      <w:r>
        <w:rPr>
          <w:rFonts w:ascii="Times New Roman" w:eastAsia="Times New Roman" w:hAnsi="Times New Roman" w:cs="Times New Roman"/>
          <w:b/>
          <w:color w:val="000000"/>
          <w:highlight w:val="cyan"/>
        </w:rPr>
        <w:t>__</w:t>
      </w:r>
    </w:p>
    <w:p w14:paraId="56FC002A"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 xml:space="preserve">Date of last specialist f/u (if applicable) </w:t>
      </w:r>
      <w:r>
        <w:rPr>
          <w:rFonts w:ascii="Times New Roman" w:eastAsia="Times New Roman" w:hAnsi="Times New Roman" w:cs="Times New Roman"/>
          <w:b/>
          <w:color w:val="000000"/>
          <w:highlight w:val="cyan"/>
        </w:rPr>
        <w:t>__</w:t>
      </w:r>
    </w:p>
    <w:p w14:paraId="1C9F277F" w14:textId="77777777" w:rsidR="00495E8E" w:rsidRDefault="00000000">
      <w:pPr>
        <w:widowControl w:val="0"/>
        <w:numPr>
          <w:ilvl w:val="0"/>
          <w:numId w:val="5"/>
        </w:numPr>
        <w:pBdr>
          <w:top w:val="nil"/>
          <w:left w:val="nil"/>
          <w:bottom w:val="nil"/>
          <w:right w:val="nil"/>
          <w:between w:val="nil"/>
        </w:pBdr>
        <w:tabs>
          <w:tab w:val="left" w:pos="-1440"/>
          <w:tab w:val="left" w:pos="-720"/>
          <w:tab w:val="left" w:pos="6615"/>
        </w:tabs>
        <w:spacing w:after="0" w:line="240" w:lineRule="auto"/>
        <w:jc w:val="both"/>
        <w:rPr>
          <w:rFonts w:ascii="Times New Roman" w:eastAsia="Times New Roman" w:hAnsi="Times New Roman" w:cs="Times New Roman"/>
          <w:color w:val="000000"/>
          <w:highlight w:val="cyan"/>
        </w:rPr>
      </w:pPr>
      <w:r>
        <w:rPr>
          <w:rFonts w:ascii="Times New Roman" w:eastAsia="Times New Roman" w:hAnsi="Times New Roman" w:cs="Times New Roman"/>
          <w:color w:val="000000"/>
          <w:highlight w:val="cyan"/>
        </w:rPr>
        <w:t>Applicant awaiting surgery?</w:t>
      </w:r>
    </w:p>
    <w:p w14:paraId="20BAFD9E" w14:textId="77777777" w:rsidR="00495E8E" w:rsidRDefault="00495E8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0A05F0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6369839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1E992E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58B6062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A16FCA1" w14:textId="77777777" w:rsidR="00495E8E" w:rsidRDefault="00495E8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EE68CF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u w:val="single"/>
        </w:rPr>
      </w:pPr>
    </w:p>
    <w:p w14:paraId="2DBBEAA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1D26D91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6635D49" w14:textId="77777777" w:rsidR="00495E8E" w:rsidRDefault="00495E8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CFEA51D"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11437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2155343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CC03C74" w14:textId="77777777" w:rsidR="00495E8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55DC0342" w14:textId="77777777" w:rsidR="00495E8E" w:rsidRDefault="00495E8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475E200"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96C10D6"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495E8E" w14:paraId="57F32A3C"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71CEBEE0" w14:textId="77777777" w:rsidR="00495E8E" w:rsidRDefault="00495E8E">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237D8F1D" w14:textId="77777777" w:rsidR="00495E8E"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22E80934" w14:textId="77777777" w:rsidR="00495E8E"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3AB5D62D" w14:textId="77777777" w:rsidR="00495E8E"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6CE63E5B" w14:textId="77777777" w:rsidR="00495E8E"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495E8E" w14:paraId="67F541C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6A81F55"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AC6CA0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742748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B7DE33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781C1D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653654C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6EA04E7"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1ACAEAE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5A3A491"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1ED556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8F1F44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760AF40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05EA36A"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79B00CE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1EBA2E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7D55F8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BF396D"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08CC260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D405376"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47CEA238"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D321BB4"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65DAEA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302ADA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278F95F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ADC806A"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1837251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697DC19"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AE369A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158D27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353DBE7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A792A67"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255C8D0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A9C318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5258B1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C5508C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11C8670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CBF9EDD"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7E3E456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5F92DF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365941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AEEAF50"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125F89F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0265981"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6A44866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1E4DD68"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40EBD4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47FB56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6126001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63B7B46"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62F52A6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267D87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4E8A939"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CB0AE9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0697BD9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9DE3F29"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2E29C25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3115129"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A63454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D663F4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4FABA75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507E42"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590852E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F60AF0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B283E5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1ED824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235EB58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740CF97"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5C6892C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2D465C4"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950D8E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D9D3748"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0720ADA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67A763"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3A8D272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424DB9D"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509EFF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94715E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38EC862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BB23B2E"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4F951BF1"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65DCA4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726354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FD6A7B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70B9DC6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4E42165"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1EE2109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1A4003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BAA46F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E71D9B4"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60BCEBC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548572C"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6344F60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79FF3A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E52A6C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3D5161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0470248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AAE54C9"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1CF789E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F71FF1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353FA9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7C10F2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11BDA7E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D359665"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Walk</w:t>
            </w:r>
          </w:p>
        </w:tc>
        <w:tc>
          <w:tcPr>
            <w:tcW w:w="1275" w:type="dxa"/>
            <w:tcBorders>
              <w:top w:val="nil"/>
              <w:left w:val="nil"/>
              <w:bottom w:val="single" w:sz="4" w:space="0" w:color="000000"/>
              <w:right w:val="single" w:sz="4" w:space="0" w:color="000000"/>
            </w:tcBorders>
            <w:vAlign w:val="center"/>
          </w:tcPr>
          <w:p w14:paraId="6BD7949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86CD81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2AA1BC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2F7A690"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149A6E5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3DFD8C2"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2D8B6404"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788C99D"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5AB75E9"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DD73860"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3552EF2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88445F"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DB3A38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F95B35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D0E9C2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48A365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54282A5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9AEC088"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501CEEC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1024708"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F6BAA7D"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0785A2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2652CB2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3ED3C3A"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5F2C30C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D57DC2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EA5447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5407EF1"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2FA6E36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1495F34"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06D6304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206B3D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62EF53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282D15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2B15BA3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06FDC76"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4E696B1D"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D3F25F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AA0DDF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870D12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37C3C77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B96788B"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569B6A2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344252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852DC0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DCEF61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5E8E53A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CC8FF6B"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75FB931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F47F1C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613B10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C7AD01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47C49F5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52B2DB2"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3484AFD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15AFBC9"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A7A33B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D1E2029"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0F5149D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D2162EF"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4DD499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85DB6E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E3E452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5EF104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29BEC4F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C8A9E37"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2CE4670B"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151DA4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C2FA1F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A66830F"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6F8269F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9734DD"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41D3C2C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3E4F50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19832F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6E7A3C4"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1CAC446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9285224"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1AE42372"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D30835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92B598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F1751DC"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684D4EC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7C826D1" w14:textId="77777777" w:rsidR="00495E8E"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7485D0C7"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CA74C9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93319A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86BBD63"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5E8E" w14:paraId="15038F9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8D379D6" w14:textId="77777777" w:rsidR="00495E8E"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63F5EF44"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CE8EC86"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EC6D54E"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CF1D84A"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4A92FE9"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99FC82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71CD3C3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98C7DA5" w14:textId="77777777" w:rsidR="00495E8E" w:rsidRDefault="00495E8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DBD177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rPr>
      </w:pPr>
    </w:p>
    <w:p w14:paraId="6A39A84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40F9EEF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F51F3B1" w14:textId="6E205978"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denies any </w:t>
      </w:r>
      <w:r w:rsidR="00011585">
        <w:rPr>
          <w:rFonts w:ascii="Times New Roman" w:eastAsia="Times New Roman" w:hAnsi="Times New Roman" w:cs="Times New Roman"/>
        </w:rPr>
        <w:t>history of chronic illness/disease</w:t>
      </w:r>
      <w:r>
        <w:rPr>
          <w:rFonts w:ascii="Times New Roman" w:eastAsia="Times New Roman" w:hAnsi="Times New Roman" w:cs="Times New Roman"/>
        </w:rPr>
        <w:t>.</w:t>
      </w:r>
    </w:p>
    <w:p w14:paraId="15FEA55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519E4D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2D6D6EC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A3F1A70" w14:textId="77777777" w:rsidR="00495E8E" w:rsidRDefault="00495E8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1E60E3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1BCDB9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3540970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9EFC935" w14:textId="77777777" w:rsidR="00495E8E" w:rsidRDefault="00495E8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F06B6E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FA425D8"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674CAC7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380C7F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E832E4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rPr>
      </w:pPr>
    </w:p>
    <w:p w14:paraId="09946AA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DCCA6D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F2970F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03DF1B3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124711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0E12495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E94FA0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6448D3C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8F26A04" w14:textId="77777777" w:rsidR="00495E8E" w:rsidRDefault="00495E8E">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6D9EFA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1CC799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2C627DF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9871ED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2FB7A54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34B8575"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734BA0F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F75EC19" w14:textId="068D4108" w:rsidR="00011585" w:rsidRDefault="0001158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 / Ms. + is married / single / divorced.    She has # children.  </w:t>
      </w:r>
    </w:p>
    <w:p w14:paraId="6C0465A4" w14:textId="77777777" w:rsidR="00011585" w:rsidRDefault="00011585">
      <w:pPr>
        <w:widowControl w:val="0"/>
        <w:tabs>
          <w:tab w:val="left" w:pos="-1440"/>
          <w:tab w:val="left" w:pos="-720"/>
        </w:tabs>
        <w:spacing w:after="0" w:line="240" w:lineRule="auto"/>
        <w:jc w:val="both"/>
        <w:rPr>
          <w:rFonts w:ascii="Times New Roman" w:eastAsia="Times New Roman" w:hAnsi="Times New Roman" w:cs="Times New Roman"/>
        </w:rPr>
      </w:pPr>
    </w:p>
    <w:p w14:paraId="376BC854" w14:textId="7AE65277" w:rsidR="00495E8E" w:rsidRDefault="00011585" w:rsidP="0001158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He / She </w:t>
      </w:r>
      <w:r w:rsidR="00000000">
        <w:rPr>
          <w:rFonts w:ascii="Times New Roman" w:eastAsia="Times New Roman" w:hAnsi="Times New Roman" w:cs="Times New Roman"/>
        </w:rPr>
        <w:t>denies smoking, alcohol use, and recreational drug use.</w:t>
      </w:r>
    </w:p>
    <w:p w14:paraId="3CF0FDD5"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4469A84" w14:textId="7D6EA6D5" w:rsidR="00495E8E" w:rsidRDefault="0001158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His / Her </w:t>
      </w:r>
      <w:r w:rsidR="00000000">
        <w:rPr>
          <w:rFonts w:ascii="Times New Roman" w:eastAsia="Times New Roman" w:hAnsi="Times New Roman" w:cs="Times New Roman"/>
        </w:rPr>
        <w:t>hobbies include (especially include any sports or physical activity)</w:t>
      </w:r>
    </w:p>
    <w:p w14:paraId="7BBDA27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350E2318"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7A65195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38B408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3868EB" w14:textId="77777777" w:rsidR="00495E8E" w:rsidRDefault="00000000">
      <w:pPr>
        <w:spacing w:after="0" w:line="240" w:lineRule="auto"/>
        <w:jc w:val="both"/>
        <w:rPr>
          <w:rFonts w:ascii="Times New Roman" w:eastAsia="Times New Roman" w:hAnsi="Times New Roman" w:cs="Times New Roman"/>
          <w:u w:val="single"/>
        </w:rPr>
      </w:pPr>
      <w:bookmarkStart w:id="2" w:name="_heading=h.gjdgxs" w:colFirst="0" w:colLast="0"/>
      <w:bookmarkEnd w:id="2"/>
      <w:r>
        <w:rPr>
          <w:rFonts w:ascii="Times New Roman" w:eastAsia="Times New Roman" w:hAnsi="Times New Roman" w:cs="Times New Roman"/>
          <w:u w:val="single"/>
        </w:rPr>
        <w:t>GENERAL</w:t>
      </w:r>
    </w:p>
    <w:p w14:paraId="6F1DD756" w14:textId="77777777" w:rsidR="00495E8E" w:rsidRDefault="00495E8E">
      <w:pPr>
        <w:spacing w:after="0" w:line="240" w:lineRule="auto"/>
        <w:jc w:val="both"/>
        <w:rPr>
          <w:rFonts w:ascii="Times New Roman" w:eastAsia="Times New Roman" w:hAnsi="Times New Roman" w:cs="Times New Roman"/>
        </w:rPr>
      </w:pPr>
    </w:p>
    <w:bookmarkStart w:id="3" w:name="_heading=h.30j0zll" w:colFirst="0" w:colLast="0"/>
    <w:bookmarkEnd w:id="3"/>
    <w:p w14:paraId="66DAE185"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20327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8.75pt;height:56.25pt;mso-width-percent:0;mso-height-percent:0;mso-width-percent:0;mso-height-percent:0" o:ole="">
            <v:imagedata r:id="rId8" o:title=""/>
          </v:shape>
          <o:OLEObject Type="Embed" ProgID="Excel.Sheet.12" ShapeID="_x0000_i1025" DrawAspect="Content" ObjectID="_1837063800" r:id="rId9"/>
        </w:object>
      </w:r>
    </w:p>
    <w:p w14:paraId="760A9F14" w14:textId="77777777" w:rsidR="00495E8E" w:rsidRDefault="00495E8E">
      <w:pPr>
        <w:spacing w:after="0" w:line="240" w:lineRule="auto"/>
        <w:jc w:val="both"/>
        <w:rPr>
          <w:rFonts w:ascii="Times New Roman" w:eastAsia="Times New Roman" w:hAnsi="Times New Roman" w:cs="Times New Roman"/>
        </w:rPr>
      </w:pPr>
    </w:p>
    <w:p w14:paraId="1085B476" w14:textId="77777777" w:rsidR="00495E8E"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468BF72" w14:textId="77777777" w:rsidR="00495E8E" w:rsidRDefault="00495E8E">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495E8E" w14:paraId="624EC87B" w14:textId="77777777">
        <w:tc>
          <w:tcPr>
            <w:tcW w:w="2245" w:type="dxa"/>
          </w:tcPr>
          <w:p w14:paraId="71857B89" w14:textId="77777777" w:rsidR="00495E8E"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28E1322E" w14:textId="77777777" w:rsidR="00495E8E" w:rsidRDefault="00495E8E">
            <w:pPr>
              <w:jc w:val="both"/>
              <w:rPr>
                <w:rFonts w:ascii="Times New Roman" w:eastAsia="Times New Roman" w:hAnsi="Times New Roman" w:cs="Times New Roman"/>
              </w:rPr>
            </w:pPr>
          </w:p>
        </w:tc>
      </w:tr>
      <w:tr w:rsidR="00495E8E" w14:paraId="2C06D792" w14:textId="77777777">
        <w:tc>
          <w:tcPr>
            <w:tcW w:w="2245" w:type="dxa"/>
          </w:tcPr>
          <w:p w14:paraId="036DF240" w14:textId="77777777" w:rsidR="00495E8E"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BF33361" w14:textId="77777777" w:rsidR="00495E8E" w:rsidRDefault="00495E8E">
            <w:pPr>
              <w:jc w:val="both"/>
              <w:rPr>
                <w:rFonts w:ascii="Times New Roman" w:eastAsia="Times New Roman" w:hAnsi="Times New Roman" w:cs="Times New Roman"/>
              </w:rPr>
            </w:pPr>
          </w:p>
        </w:tc>
      </w:tr>
      <w:tr w:rsidR="00495E8E" w14:paraId="490A0BE8" w14:textId="77777777">
        <w:tc>
          <w:tcPr>
            <w:tcW w:w="2245" w:type="dxa"/>
          </w:tcPr>
          <w:p w14:paraId="1D88D2E2" w14:textId="77777777" w:rsidR="00495E8E"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50EEF96" w14:textId="77777777" w:rsidR="00495E8E" w:rsidRDefault="00495E8E">
            <w:pPr>
              <w:jc w:val="both"/>
              <w:rPr>
                <w:rFonts w:ascii="Times New Roman" w:eastAsia="Times New Roman" w:hAnsi="Times New Roman" w:cs="Times New Roman"/>
              </w:rPr>
            </w:pPr>
          </w:p>
        </w:tc>
      </w:tr>
      <w:tr w:rsidR="00495E8E" w14:paraId="620EBE0C" w14:textId="77777777">
        <w:tc>
          <w:tcPr>
            <w:tcW w:w="2245" w:type="dxa"/>
          </w:tcPr>
          <w:p w14:paraId="2177A8E3" w14:textId="77777777" w:rsidR="00495E8E"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696CBA2" w14:textId="77777777" w:rsidR="00495E8E" w:rsidRDefault="00495E8E">
            <w:pPr>
              <w:jc w:val="both"/>
              <w:rPr>
                <w:rFonts w:ascii="Times New Roman" w:eastAsia="Times New Roman" w:hAnsi="Times New Roman" w:cs="Times New Roman"/>
              </w:rPr>
            </w:pPr>
          </w:p>
        </w:tc>
      </w:tr>
    </w:tbl>
    <w:p w14:paraId="6A9DB50A" w14:textId="77777777" w:rsidR="00495E8E" w:rsidRDefault="00495E8E">
      <w:pPr>
        <w:spacing w:after="0" w:line="240" w:lineRule="auto"/>
        <w:jc w:val="both"/>
        <w:rPr>
          <w:rFonts w:ascii="Times New Roman" w:eastAsia="Times New Roman" w:hAnsi="Times New Roman" w:cs="Times New Roman"/>
        </w:rPr>
      </w:pPr>
    </w:p>
    <w:p w14:paraId="3F3722F0"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4144370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w:t>
      </w: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70FF6885" w14:textId="77777777" w:rsidR="00495E8E"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000000"/>
        </w:rPr>
        <w:t xml:space="preserve">occiput, C1 – T1 spinous processes, paraspinal musculature, and trapezius bilaterally.  </w:t>
      </w:r>
    </w:p>
    <w:p w14:paraId="1159AEE1"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3896AB41" w14:textId="77777777" w:rsidR="00495E8E" w:rsidRDefault="00495E8E">
      <w:pPr>
        <w:spacing w:after="0" w:line="240" w:lineRule="auto"/>
        <w:rPr>
          <w:rFonts w:ascii="Times New Roman" w:eastAsia="Times New Roman" w:hAnsi="Times New Roman" w:cs="Times New Roman"/>
        </w:rPr>
      </w:pPr>
    </w:p>
    <w:p w14:paraId="0734BB5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2EBFE39D" w14:textId="77777777">
        <w:tc>
          <w:tcPr>
            <w:tcW w:w="2088" w:type="dxa"/>
          </w:tcPr>
          <w:p w14:paraId="0D03296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D5854D8"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0BBC90B"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F1C9E63"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7F50B51"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4B32F812" w14:textId="77777777">
        <w:tc>
          <w:tcPr>
            <w:tcW w:w="2088" w:type="dxa"/>
          </w:tcPr>
          <w:p w14:paraId="128BD8ED"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1A0DBC3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BFB363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F5BD5D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12673B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33F5A377" w14:textId="77777777">
        <w:tc>
          <w:tcPr>
            <w:tcW w:w="2088" w:type="dxa"/>
          </w:tcPr>
          <w:p w14:paraId="7D639F4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1E277B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817199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93EAB8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447077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73C6EDBF" w14:textId="77777777">
        <w:tc>
          <w:tcPr>
            <w:tcW w:w="2088" w:type="dxa"/>
          </w:tcPr>
          <w:p w14:paraId="718CDA27"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439A06C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702B67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E1ED99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08E079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319B9ED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3A28771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12314D67" w14:textId="77777777">
        <w:tc>
          <w:tcPr>
            <w:tcW w:w="2088" w:type="dxa"/>
          </w:tcPr>
          <w:p w14:paraId="3D6D8BE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E9D72B1"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945AC3E"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0EDAC5A"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8F9CCC4"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702FB690" w14:textId="77777777">
        <w:tc>
          <w:tcPr>
            <w:tcW w:w="2088" w:type="dxa"/>
          </w:tcPr>
          <w:p w14:paraId="087325DD"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448040A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73D8823"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E9C5A0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F371BB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045BC855" w14:textId="77777777">
        <w:tc>
          <w:tcPr>
            <w:tcW w:w="2088" w:type="dxa"/>
          </w:tcPr>
          <w:p w14:paraId="717BA626"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FA1F91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3DEAA5E"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03ADA6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CD8630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3ECE5B7D" w14:textId="77777777">
        <w:tc>
          <w:tcPr>
            <w:tcW w:w="2088" w:type="dxa"/>
          </w:tcPr>
          <w:p w14:paraId="50210E9D"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1F3A7D8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1EF158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1A130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F58700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0D98A4ED"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33FBDBC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15B27B1E" w14:textId="77777777">
        <w:tc>
          <w:tcPr>
            <w:tcW w:w="2088" w:type="dxa"/>
          </w:tcPr>
          <w:p w14:paraId="602A7C2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8E942AD"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7AFB946"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B635E69"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E29D3E3"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605DB386" w14:textId="77777777">
        <w:tc>
          <w:tcPr>
            <w:tcW w:w="2088" w:type="dxa"/>
          </w:tcPr>
          <w:p w14:paraId="7B29E49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11338BF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18E2AA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605FB1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E7D84D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53CCD5E2" w14:textId="77777777">
        <w:tc>
          <w:tcPr>
            <w:tcW w:w="2088" w:type="dxa"/>
          </w:tcPr>
          <w:p w14:paraId="05BCF4EC"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D0CC20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D7C342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0EA6D9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C7A885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58385409" w14:textId="77777777">
        <w:tc>
          <w:tcPr>
            <w:tcW w:w="2088" w:type="dxa"/>
          </w:tcPr>
          <w:p w14:paraId="743610FF"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5936F4EE"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C5F36B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BC1CAD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8E755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03FCB76A" w14:textId="77777777" w:rsidR="00495E8E" w:rsidRDefault="00000000">
      <w:pPr>
        <w:rPr>
          <w:rFonts w:ascii="Times New Roman" w:eastAsia="Times New Roman" w:hAnsi="Times New Roman" w:cs="Times New Roman"/>
          <w:b/>
          <w:u w:val="single"/>
        </w:rPr>
      </w:pPr>
      <w:r>
        <w:br w:type="page"/>
      </w:r>
    </w:p>
    <w:p w14:paraId="1114FE5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606B8A65" w14:textId="77777777">
        <w:tc>
          <w:tcPr>
            <w:tcW w:w="2088" w:type="dxa"/>
          </w:tcPr>
          <w:p w14:paraId="6D6DA56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26FEFF6"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B556E09"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76B158D"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226AA99"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2B24F5E0" w14:textId="77777777">
        <w:tc>
          <w:tcPr>
            <w:tcW w:w="2088" w:type="dxa"/>
          </w:tcPr>
          <w:p w14:paraId="18A9243A"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2BDF8F4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A875D5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614E3A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A6EE3C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02B69926" w14:textId="77777777">
        <w:tc>
          <w:tcPr>
            <w:tcW w:w="2088" w:type="dxa"/>
          </w:tcPr>
          <w:p w14:paraId="43F96F23"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329669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65240C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C8C889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660981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4C5F1AD8" w14:textId="77777777">
        <w:tc>
          <w:tcPr>
            <w:tcW w:w="2088" w:type="dxa"/>
          </w:tcPr>
          <w:p w14:paraId="321DF98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42FAAF2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61D2B8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81AB54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3A92E3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7795BE0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6A7685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0CC67093" w14:textId="77777777">
        <w:tc>
          <w:tcPr>
            <w:tcW w:w="2088" w:type="dxa"/>
          </w:tcPr>
          <w:p w14:paraId="1F5B613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FAD8C58"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FEDCE22"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109B0BD"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BCE19F3"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448F0C98" w14:textId="77777777">
        <w:tc>
          <w:tcPr>
            <w:tcW w:w="2088" w:type="dxa"/>
          </w:tcPr>
          <w:p w14:paraId="33D95D1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34D5233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FB478A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98574A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FDA4B7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3C6E36A6" w14:textId="77777777">
        <w:tc>
          <w:tcPr>
            <w:tcW w:w="2088" w:type="dxa"/>
          </w:tcPr>
          <w:p w14:paraId="3EE30BAB"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274380E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3B4F95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0CDFC6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959FDE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6B334CD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w:t>
      </w:r>
      <w:r>
        <w:rPr>
          <w:rFonts w:ascii="Times New Roman" w:eastAsia="Times New Roman" w:hAnsi="Times New Roman" w:cs="Times New Roman"/>
          <w:color w:val="FF0000"/>
        </w:rPr>
        <w:t xml:space="preserve">compliant and put forth a strong effort </w:t>
      </w:r>
      <w:r>
        <w:rPr>
          <w:rFonts w:ascii="Times New Roman" w:eastAsia="Times New Roman" w:hAnsi="Times New Roman" w:cs="Times New Roman"/>
        </w:rPr>
        <w:t>to achieve the highest possible motion for measurement.  Two inclinometers were utilized for measurements and the values recorded above.</w:t>
      </w:r>
    </w:p>
    <w:p w14:paraId="2A1748A5" w14:textId="77777777" w:rsidR="00495E8E" w:rsidRDefault="00495E8E">
      <w:pPr>
        <w:spacing w:after="0" w:line="240" w:lineRule="auto"/>
        <w:rPr>
          <w:rFonts w:ascii="Times New Roman" w:eastAsia="Times New Roman" w:hAnsi="Times New Roman" w:cs="Times New Roman"/>
          <w:u w:val="single"/>
        </w:rPr>
      </w:pPr>
    </w:p>
    <w:p w14:paraId="5A4A9D82"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7B896D93" w14:textId="77777777" w:rsidR="00495E8E" w:rsidRDefault="00495E8E">
      <w:pPr>
        <w:spacing w:after="0" w:line="240" w:lineRule="auto"/>
        <w:rPr>
          <w:rFonts w:ascii="Times New Roman" w:eastAsia="Times New Roman" w:hAnsi="Times New Roman" w:cs="Times New Roman"/>
          <w:u w:val="single"/>
        </w:rPr>
      </w:pPr>
    </w:p>
    <w:p w14:paraId="623D8913" w14:textId="77777777" w:rsidR="00495E8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6DC094A9" w14:textId="77777777" w:rsidR="00495E8E" w:rsidRDefault="00495E8E">
      <w:pPr>
        <w:spacing w:after="0" w:line="240" w:lineRule="auto"/>
        <w:rPr>
          <w:rFonts w:ascii="Times New Roman" w:eastAsia="Times New Roman" w:hAnsi="Times New Roman" w:cs="Times New Roman"/>
          <w:u w:val="single"/>
        </w:rPr>
      </w:pPr>
    </w:p>
    <w:p w14:paraId="101413C7"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D4780D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B26F09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4FE83F6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1BD4F99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54788912"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F2F689B" w14:textId="77777777" w:rsidR="00495E8E" w:rsidRDefault="00495E8E">
      <w:pPr>
        <w:spacing w:after="0" w:line="240" w:lineRule="auto"/>
        <w:rPr>
          <w:rFonts w:ascii="Times New Roman" w:eastAsia="Times New Roman" w:hAnsi="Times New Roman" w:cs="Times New Roman"/>
        </w:rPr>
      </w:pPr>
    </w:p>
    <w:p w14:paraId="48CCDFD2"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6B3492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709B95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2B18926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68B64C8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34A34E62"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7802CFED" w14:textId="77777777" w:rsidR="00495E8E" w:rsidRDefault="00495E8E">
      <w:pPr>
        <w:spacing w:after="0" w:line="240" w:lineRule="auto"/>
        <w:rPr>
          <w:rFonts w:ascii="Times New Roman" w:eastAsia="Times New Roman" w:hAnsi="Times New Roman" w:cs="Times New Roman"/>
        </w:rPr>
      </w:pPr>
    </w:p>
    <w:p w14:paraId="1EEFBE7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495E8E" w14:paraId="1C8BC2EE" w14:textId="77777777">
        <w:tc>
          <w:tcPr>
            <w:tcW w:w="4250" w:type="dxa"/>
          </w:tcPr>
          <w:p w14:paraId="6E6BCA4D" w14:textId="77777777" w:rsidR="00495E8E" w:rsidRDefault="00495E8E">
            <w:pPr>
              <w:spacing w:after="0" w:line="240" w:lineRule="auto"/>
              <w:rPr>
                <w:rFonts w:ascii="Times New Roman" w:eastAsia="Times New Roman" w:hAnsi="Times New Roman" w:cs="Times New Roman"/>
              </w:rPr>
            </w:pPr>
          </w:p>
        </w:tc>
        <w:tc>
          <w:tcPr>
            <w:tcW w:w="2121" w:type="dxa"/>
            <w:vAlign w:val="center"/>
          </w:tcPr>
          <w:p w14:paraId="383CE6B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36B759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30ED632E" w14:textId="77777777">
        <w:tc>
          <w:tcPr>
            <w:tcW w:w="4250" w:type="dxa"/>
          </w:tcPr>
          <w:p w14:paraId="38C1F57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3F270E9" w14:textId="77777777" w:rsidR="00495E8E" w:rsidRDefault="00495E8E">
            <w:pPr>
              <w:spacing w:after="0" w:line="240" w:lineRule="auto"/>
              <w:jc w:val="center"/>
              <w:rPr>
                <w:rFonts w:ascii="Times New Roman" w:eastAsia="Times New Roman" w:hAnsi="Times New Roman" w:cs="Times New Roman"/>
              </w:rPr>
            </w:pPr>
          </w:p>
        </w:tc>
        <w:tc>
          <w:tcPr>
            <w:tcW w:w="2115" w:type="dxa"/>
            <w:vAlign w:val="center"/>
          </w:tcPr>
          <w:p w14:paraId="06E2413D" w14:textId="77777777" w:rsidR="00495E8E" w:rsidRDefault="00495E8E">
            <w:pPr>
              <w:spacing w:after="0" w:line="240" w:lineRule="auto"/>
              <w:jc w:val="center"/>
              <w:rPr>
                <w:rFonts w:ascii="Times New Roman" w:eastAsia="Times New Roman" w:hAnsi="Times New Roman" w:cs="Times New Roman"/>
              </w:rPr>
            </w:pPr>
          </w:p>
        </w:tc>
      </w:tr>
      <w:tr w:rsidR="00495E8E" w14:paraId="419A17CC" w14:textId="77777777">
        <w:tc>
          <w:tcPr>
            <w:tcW w:w="4250" w:type="dxa"/>
          </w:tcPr>
          <w:p w14:paraId="1E02A10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65E81754" w14:textId="77777777" w:rsidR="00495E8E" w:rsidRDefault="00495E8E">
            <w:pPr>
              <w:spacing w:after="0" w:line="240" w:lineRule="auto"/>
              <w:jc w:val="center"/>
              <w:rPr>
                <w:rFonts w:ascii="Times New Roman" w:eastAsia="Times New Roman" w:hAnsi="Times New Roman" w:cs="Times New Roman"/>
              </w:rPr>
            </w:pPr>
          </w:p>
        </w:tc>
        <w:tc>
          <w:tcPr>
            <w:tcW w:w="2115" w:type="dxa"/>
            <w:vAlign w:val="center"/>
          </w:tcPr>
          <w:p w14:paraId="13D3DB8B" w14:textId="77777777" w:rsidR="00495E8E" w:rsidRDefault="00495E8E">
            <w:pPr>
              <w:spacing w:after="0" w:line="240" w:lineRule="auto"/>
              <w:jc w:val="center"/>
              <w:rPr>
                <w:rFonts w:ascii="Times New Roman" w:eastAsia="Times New Roman" w:hAnsi="Times New Roman" w:cs="Times New Roman"/>
              </w:rPr>
            </w:pPr>
          </w:p>
        </w:tc>
      </w:tr>
      <w:tr w:rsidR="00495E8E" w14:paraId="2AE8800B" w14:textId="77777777">
        <w:tc>
          <w:tcPr>
            <w:tcW w:w="4250" w:type="dxa"/>
          </w:tcPr>
          <w:p w14:paraId="4F8FBEB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5893F82D" w14:textId="77777777" w:rsidR="00495E8E" w:rsidRDefault="00495E8E">
            <w:pPr>
              <w:spacing w:after="0" w:line="240" w:lineRule="auto"/>
              <w:jc w:val="center"/>
              <w:rPr>
                <w:rFonts w:ascii="Times New Roman" w:eastAsia="Times New Roman" w:hAnsi="Times New Roman" w:cs="Times New Roman"/>
              </w:rPr>
            </w:pPr>
          </w:p>
        </w:tc>
        <w:tc>
          <w:tcPr>
            <w:tcW w:w="2115" w:type="dxa"/>
            <w:vAlign w:val="center"/>
          </w:tcPr>
          <w:p w14:paraId="3FA4A8B2" w14:textId="77777777" w:rsidR="00495E8E" w:rsidRDefault="00495E8E">
            <w:pPr>
              <w:spacing w:after="0" w:line="240" w:lineRule="auto"/>
              <w:jc w:val="center"/>
              <w:rPr>
                <w:rFonts w:ascii="Times New Roman" w:eastAsia="Times New Roman" w:hAnsi="Times New Roman" w:cs="Times New Roman"/>
              </w:rPr>
            </w:pPr>
          </w:p>
        </w:tc>
      </w:tr>
      <w:tr w:rsidR="00495E8E" w14:paraId="62E42EDF" w14:textId="77777777">
        <w:tc>
          <w:tcPr>
            <w:tcW w:w="4250" w:type="dxa"/>
          </w:tcPr>
          <w:p w14:paraId="3484F57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6BCAD842" w14:textId="77777777" w:rsidR="00495E8E" w:rsidRDefault="00495E8E">
            <w:pPr>
              <w:spacing w:after="0" w:line="240" w:lineRule="auto"/>
              <w:jc w:val="center"/>
              <w:rPr>
                <w:rFonts w:ascii="Times New Roman" w:eastAsia="Times New Roman" w:hAnsi="Times New Roman" w:cs="Times New Roman"/>
              </w:rPr>
            </w:pPr>
          </w:p>
        </w:tc>
        <w:tc>
          <w:tcPr>
            <w:tcW w:w="2115" w:type="dxa"/>
            <w:vAlign w:val="center"/>
          </w:tcPr>
          <w:p w14:paraId="5FD754FC" w14:textId="77777777" w:rsidR="00495E8E" w:rsidRDefault="00495E8E">
            <w:pPr>
              <w:spacing w:after="0" w:line="240" w:lineRule="auto"/>
              <w:jc w:val="center"/>
              <w:rPr>
                <w:rFonts w:ascii="Times New Roman" w:eastAsia="Times New Roman" w:hAnsi="Times New Roman" w:cs="Times New Roman"/>
              </w:rPr>
            </w:pPr>
          </w:p>
        </w:tc>
      </w:tr>
      <w:tr w:rsidR="00495E8E" w14:paraId="74F9D3F0" w14:textId="77777777">
        <w:tc>
          <w:tcPr>
            <w:tcW w:w="4250" w:type="dxa"/>
          </w:tcPr>
          <w:p w14:paraId="66E70D5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8F84EEC" w14:textId="77777777" w:rsidR="00495E8E" w:rsidRDefault="00495E8E">
            <w:pPr>
              <w:spacing w:after="0" w:line="240" w:lineRule="auto"/>
              <w:jc w:val="center"/>
              <w:rPr>
                <w:rFonts w:ascii="Times New Roman" w:eastAsia="Times New Roman" w:hAnsi="Times New Roman" w:cs="Times New Roman"/>
              </w:rPr>
            </w:pPr>
          </w:p>
        </w:tc>
        <w:tc>
          <w:tcPr>
            <w:tcW w:w="2115" w:type="dxa"/>
            <w:vAlign w:val="center"/>
          </w:tcPr>
          <w:p w14:paraId="78F89F07" w14:textId="77777777" w:rsidR="00495E8E" w:rsidRDefault="00495E8E">
            <w:pPr>
              <w:spacing w:after="0" w:line="240" w:lineRule="auto"/>
              <w:jc w:val="center"/>
              <w:rPr>
                <w:rFonts w:ascii="Times New Roman" w:eastAsia="Times New Roman" w:hAnsi="Times New Roman" w:cs="Times New Roman"/>
              </w:rPr>
            </w:pPr>
          </w:p>
        </w:tc>
      </w:tr>
      <w:tr w:rsidR="00495E8E" w14:paraId="46FE998A" w14:textId="77777777">
        <w:tc>
          <w:tcPr>
            <w:tcW w:w="4250" w:type="dxa"/>
          </w:tcPr>
          <w:p w14:paraId="2F449CE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7643B6A9" w14:textId="77777777" w:rsidR="00495E8E" w:rsidRDefault="00495E8E">
            <w:pPr>
              <w:spacing w:after="0" w:line="240" w:lineRule="auto"/>
              <w:jc w:val="center"/>
              <w:rPr>
                <w:rFonts w:ascii="Times New Roman" w:eastAsia="Times New Roman" w:hAnsi="Times New Roman" w:cs="Times New Roman"/>
              </w:rPr>
            </w:pPr>
          </w:p>
        </w:tc>
        <w:tc>
          <w:tcPr>
            <w:tcW w:w="2115" w:type="dxa"/>
            <w:vAlign w:val="center"/>
          </w:tcPr>
          <w:p w14:paraId="1EC35773" w14:textId="77777777" w:rsidR="00495E8E" w:rsidRDefault="00495E8E">
            <w:pPr>
              <w:spacing w:after="0" w:line="240" w:lineRule="auto"/>
              <w:jc w:val="center"/>
              <w:rPr>
                <w:rFonts w:ascii="Times New Roman" w:eastAsia="Times New Roman" w:hAnsi="Times New Roman" w:cs="Times New Roman"/>
              </w:rPr>
            </w:pPr>
          </w:p>
        </w:tc>
      </w:tr>
    </w:tbl>
    <w:p w14:paraId="305516E7"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B5C789B" w14:textId="77777777" w:rsidR="00495E8E" w:rsidRDefault="00495E8E">
      <w:pPr>
        <w:spacing w:after="0" w:line="240" w:lineRule="auto"/>
        <w:rPr>
          <w:rFonts w:ascii="Times New Roman" w:eastAsia="Times New Roman" w:hAnsi="Times New Roman" w:cs="Times New Roman"/>
        </w:rPr>
      </w:pPr>
    </w:p>
    <w:p w14:paraId="358BA03C" w14:textId="77777777" w:rsidR="00495E8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Elbow</w:t>
      </w:r>
    </w:p>
    <w:p w14:paraId="488EF40A" w14:textId="77777777" w:rsidR="00495E8E" w:rsidRDefault="00495E8E">
      <w:pPr>
        <w:spacing w:after="0" w:line="240" w:lineRule="auto"/>
        <w:rPr>
          <w:rFonts w:ascii="Times New Roman" w:eastAsia="Times New Roman" w:hAnsi="Times New Roman" w:cs="Times New Roman"/>
        </w:rPr>
      </w:pPr>
    </w:p>
    <w:p w14:paraId="2F350018"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1F51781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1379600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extensor wad</w:t>
      </w:r>
    </w:p>
    <w:p w14:paraId="3266AE10"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8305F66" w14:textId="2B3AE116"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011585">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2C89FB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5A55E78" w14:textId="77777777" w:rsidR="00495E8E" w:rsidRDefault="00495E8E">
      <w:pPr>
        <w:spacing w:after="0" w:line="240" w:lineRule="auto"/>
        <w:rPr>
          <w:rFonts w:ascii="Times New Roman" w:eastAsia="Times New Roman" w:hAnsi="Times New Roman" w:cs="Times New Roman"/>
        </w:rPr>
      </w:pPr>
    </w:p>
    <w:p w14:paraId="7425F3A3"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6F00B072"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087DE58D"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extensor wad</w:t>
      </w:r>
    </w:p>
    <w:p w14:paraId="60DC077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4187298" w14:textId="1A0023AC"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011585">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8F11AC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49DB50B" w14:textId="77777777" w:rsidR="00495E8E" w:rsidRDefault="00495E8E">
      <w:pPr>
        <w:spacing w:after="0" w:line="240" w:lineRule="auto"/>
        <w:rPr>
          <w:rFonts w:ascii="Times New Roman" w:eastAsia="Times New Roman" w:hAnsi="Times New Roman" w:cs="Times New Roman"/>
        </w:rPr>
      </w:pPr>
    </w:p>
    <w:p w14:paraId="31370B90"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95E8E" w14:paraId="3690300E" w14:textId="77777777">
        <w:tc>
          <w:tcPr>
            <w:tcW w:w="4248" w:type="dxa"/>
          </w:tcPr>
          <w:p w14:paraId="27C35F5E" w14:textId="77777777" w:rsidR="00495E8E" w:rsidRDefault="00495E8E">
            <w:pPr>
              <w:spacing w:after="0" w:line="240" w:lineRule="auto"/>
              <w:rPr>
                <w:rFonts w:ascii="Times New Roman" w:eastAsia="Times New Roman" w:hAnsi="Times New Roman" w:cs="Times New Roman"/>
              </w:rPr>
            </w:pPr>
          </w:p>
        </w:tc>
        <w:tc>
          <w:tcPr>
            <w:tcW w:w="2122" w:type="dxa"/>
            <w:vAlign w:val="center"/>
          </w:tcPr>
          <w:p w14:paraId="0D2E5AA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657EF9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4AE2E0C1" w14:textId="77777777">
        <w:tc>
          <w:tcPr>
            <w:tcW w:w="4248" w:type="dxa"/>
          </w:tcPr>
          <w:p w14:paraId="549050A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3F728F53" w14:textId="77777777" w:rsidR="00495E8E" w:rsidRDefault="00495E8E">
            <w:pPr>
              <w:spacing w:after="0" w:line="240" w:lineRule="auto"/>
              <w:jc w:val="center"/>
              <w:rPr>
                <w:rFonts w:ascii="Times New Roman" w:eastAsia="Times New Roman" w:hAnsi="Times New Roman" w:cs="Times New Roman"/>
              </w:rPr>
            </w:pPr>
          </w:p>
        </w:tc>
        <w:tc>
          <w:tcPr>
            <w:tcW w:w="2116" w:type="dxa"/>
            <w:vAlign w:val="center"/>
          </w:tcPr>
          <w:p w14:paraId="28F144A3" w14:textId="77777777" w:rsidR="00495E8E" w:rsidRDefault="00495E8E">
            <w:pPr>
              <w:spacing w:after="0" w:line="240" w:lineRule="auto"/>
              <w:jc w:val="center"/>
              <w:rPr>
                <w:rFonts w:ascii="Times New Roman" w:eastAsia="Times New Roman" w:hAnsi="Times New Roman" w:cs="Times New Roman"/>
              </w:rPr>
            </w:pPr>
          </w:p>
        </w:tc>
      </w:tr>
      <w:tr w:rsidR="00495E8E" w14:paraId="38E45C5A" w14:textId="77777777">
        <w:tc>
          <w:tcPr>
            <w:tcW w:w="4248" w:type="dxa"/>
          </w:tcPr>
          <w:p w14:paraId="7CD5272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184BD13F" w14:textId="77777777" w:rsidR="00495E8E" w:rsidRDefault="00495E8E">
            <w:pPr>
              <w:spacing w:after="0" w:line="240" w:lineRule="auto"/>
              <w:jc w:val="center"/>
              <w:rPr>
                <w:rFonts w:ascii="Times New Roman" w:eastAsia="Times New Roman" w:hAnsi="Times New Roman" w:cs="Times New Roman"/>
              </w:rPr>
            </w:pPr>
          </w:p>
        </w:tc>
        <w:tc>
          <w:tcPr>
            <w:tcW w:w="2116" w:type="dxa"/>
            <w:vAlign w:val="center"/>
          </w:tcPr>
          <w:p w14:paraId="2FA71BDB" w14:textId="77777777" w:rsidR="00495E8E" w:rsidRDefault="00495E8E">
            <w:pPr>
              <w:spacing w:after="0" w:line="240" w:lineRule="auto"/>
              <w:jc w:val="center"/>
              <w:rPr>
                <w:rFonts w:ascii="Times New Roman" w:eastAsia="Times New Roman" w:hAnsi="Times New Roman" w:cs="Times New Roman"/>
              </w:rPr>
            </w:pPr>
          </w:p>
        </w:tc>
      </w:tr>
    </w:tbl>
    <w:p w14:paraId="2BB7C096" w14:textId="77777777" w:rsidR="00495E8E" w:rsidRDefault="00495E8E">
      <w:pPr>
        <w:spacing w:after="0" w:line="240" w:lineRule="auto"/>
        <w:rPr>
          <w:rFonts w:ascii="Times New Roman" w:eastAsia="Times New Roman" w:hAnsi="Times New Roman" w:cs="Times New Roman"/>
        </w:rPr>
      </w:pPr>
    </w:p>
    <w:p w14:paraId="436416C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495E8E" w14:paraId="71189E02" w14:textId="77777777">
        <w:tc>
          <w:tcPr>
            <w:tcW w:w="4252" w:type="dxa"/>
          </w:tcPr>
          <w:p w14:paraId="71CBAE48" w14:textId="77777777" w:rsidR="00495E8E" w:rsidRDefault="00495E8E">
            <w:pPr>
              <w:spacing w:after="0" w:line="240" w:lineRule="auto"/>
              <w:rPr>
                <w:rFonts w:ascii="Times New Roman" w:eastAsia="Times New Roman" w:hAnsi="Times New Roman" w:cs="Times New Roman"/>
              </w:rPr>
            </w:pPr>
          </w:p>
        </w:tc>
        <w:tc>
          <w:tcPr>
            <w:tcW w:w="2120" w:type="dxa"/>
            <w:vAlign w:val="center"/>
          </w:tcPr>
          <w:p w14:paraId="2DE9EB0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01E9601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10E76776" w14:textId="77777777">
        <w:tc>
          <w:tcPr>
            <w:tcW w:w="4252" w:type="dxa"/>
          </w:tcPr>
          <w:p w14:paraId="5872A76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18C910D" w14:textId="77777777" w:rsidR="00495E8E" w:rsidRDefault="00495E8E">
            <w:pPr>
              <w:spacing w:after="0" w:line="240" w:lineRule="auto"/>
              <w:jc w:val="center"/>
              <w:rPr>
                <w:rFonts w:ascii="Times New Roman" w:eastAsia="Times New Roman" w:hAnsi="Times New Roman" w:cs="Times New Roman"/>
              </w:rPr>
            </w:pPr>
          </w:p>
        </w:tc>
        <w:tc>
          <w:tcPr>
            <w:tcW w:w="2114" w:type="dxa"/>
            <w:vAlign w:val="center"/>
          </w:tcPr>
          <w:p w14:paraId="48A584E0" w14:textId="77777777" w:rsidR="00495E8E" w:rsidRDefault="00495E8E">
            <w:pPr>
              <w:spacing w:after="0" w:line="240" w:lineRule="auto"/>
              <w:jc w:val="center"/>
              <w:rPr>
                <w:rFonts w:ascii="Times New Roman" w:eastAsia="Times New Roman" w:hAnsi="Times New Roman" w:cs="Times New Roman"/>
              </w:rPr>
            </w:pPr>
          </w:p>
        </w:tc>
      </w:tr>
      <w:tr w:rsidR="00495E8E" w14:paraId="0804B658" w14:textId="77777777">
        <w:tc>
          <w:tcPr>
            <w:tcW w:w="4252" w:type="dxa"/>
          </w:tcPr>
          <w:p w14:paraId="1878C46E" w14:textId="77777777" w:rsidR="00495E8E"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6C146A07" w14:textId="77777777" w:rsidR="00495E8E" w:rsidRDefault="00495E8E">
            <w:pPr>
              <w:spacing w:after="0" w:line="240" w:lineRule="auto"/>
              <w:jc w:val="center"/>
              <w:rPr>
                <w:rFonts w:ascii="Times New Roman" w:eastAsia="Times New Roman" w:hAnsi="Times New Roman" w:cs="Times New Roman"/>
              </w:rPr>
            </w:pPr>
          </w:p>
        </w:tc>
        <w:tc>
          <w:tcPr>
            <w:tcW w:w="2114" w:type="dxa"/>
            <w:vAlign w:val="center"/>
          </w:tcPr>
          <w:p w14:paraId="663485FA" w14:textId="77777777" w:rsidR="00495E8E" w:rsidRDefault="00495E8E">
            <w:pPr>
              <w:spacing w:after="0" w:line="240" w:lineRule="auto"/>
              <w:jc w:val="center"/>
              <w:rPr>
                <w:rFonts w:ascii="Times New Roman" w:eastAsia="Times New Roman" w:hAnsi="Times New Roman" w:cs="Times New Roman"/>
              </w:rPr>
            </w:pPr>
          </w:p>
        </w:tc>
      </w:tr>
    </w:tbl>
    <w:p w14:paraId="37D3FE60"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AD26963" w14:textId="77777777" w:rsidR="00495E8E" w:rsidRDefault="00495E8E">
      <w:pPr>
        <w:spacing w:after="0" w:line="240" w:lineRule="auto"/>
        <w:rPr>
          <w:rFonts w:ascii="Times New Roman" w:eastAsia="Times New Roman" w:hAnsi="Times New Roman" w:cs="Times New Roman"/>
        </w:rPr>
      </w:pPr>
    </w:p>
    <w:p w14:paraId="5521E3DD" w14:textId="77777777" w:rsidR="00495E8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102F7A84" w14:textId="77777777" w:rsidR="00495E8E" w:rsidRDefault="00495E8E">
      <w:pPr>
        <w:spacing w:after="0" w:line="240" w:lineRule="auto"/>
        <w:rPr>
          <w:rFonts w:ascii="Times New Roman" w:eastAsia="Times New Roman" w:hAnsi="Times New Roman" w:cs="Times New Roman"/>
          <w:u w:val="single"/>
        </w:rPr>
      </w:pPr>
    </w:p>
    <w:p w14:paraId="087BDCA5"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12CC4C62"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29B060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043C7E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3590F6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AB0F9D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126DD758" w14:textId="77777777" w:rsidR="00495E8E" w:rsidRDefault="00495E8E">
      <w:pPr>
        <w:spacing w:after="0" w:line="240" w:lineRule="auto"/>
        <w:rPr>
          <w:rFonts w:ascii="Times New Roman" w:eastAsia="Times New Roman" w:hAnsi="Times New Roman" w:cs="Times New Roman"/>
        </w:rPr>
      </w:pPr>
    </w:p>
    <w:p w14:paraId="1AEB18D2"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823FF90"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81017E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C718B3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7AF609A7"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BDD3B9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144B7E7" w14:textId="77777777" w:rsidR="00495E8E" w:rsidRDefault="00495E8E">
      <w:pPr>
        <w:spacing w:after="0" w:line="240" w:lineRule="auto"/>
        <w:rPr>
          <w:rFonts w:ascii="Times New Roman" w:eastAsia="Times New Roman" w:hAnsi="Times New Roman" w:cs="Times New Roman"/>
        </w:rPr>
      </w:pPr>
    </w:p>
    <w:p w14:paraId="444FBF6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95E8E" w14:paraId="253A8E98" w14:textId="77777777">
        <w:tc>
          <w:tcPr>
            <w:tcW w:w="4248" w:type="dxa"/>
          </w:tcPr>
          <w:p w14:paraId="426FC6BD" w14:textId="77777777" w:rsidR="00495E8E" w:rsidRDefault="00495E8E">
            <w:pPr>
              <w:spacing w:after="0" w:line="240" w:lineRule="auto"/>
              <w:rPr>
                <w:rFonts w:ascii="Times New Roman" w:eastAsia="Times New Roman" w:hAnsi="Times New Roman" w:cs="Times New Roman"/>
              </w:rPr>
            </w:pPr>
          </w:p>
        </w:tc>
        <w:tc>
          <w:tcPr>
            <w:tcW w:w="2122" w:type="dxa"/>
            <w:vAlign w:val="center"/>
          </w:tcPr>
          <w:p w14:paraId="5528158E"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DCFBAB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1EB864C2" w14:textId="77777777">
        <w:tc>
          <w:tcPr>
            <w:tcW w:w="4248" w:type="dxa"/>
          </w:tcPr>
          <w:p w14:paraId="527D12C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2346CAB8" w14:textId="77777777" w:rsidR="00495E8E" w:rsidRDefault="00495E8E">
            <w:pPr>
              <w:spacing w:after="0" w:line="240" w:lineRule="auto"/>
              <w:jc w:val="center"/>
              <w:rPr>
                <w:rFonts w:ascii="Times New Roman" w:eastAsia="Times New Roman" w:hAnsi="Times New Roman" w:cs="Times New Roman"/>
              </w:rPr>
            </w:pPr>
          </w:p>
        </w:tc>
        <w:tc>
          <w:tcPr>
            <w:tcW w:w="2116" w:type="dxa"/>
            <w:vAlign w:val="center"/>
          </w:tcPr>
          <w:p w14:paraId="6DDBA791" w14:textId="77777777" w:rsidR="00495E8E" w:rsidRDefault="00495E8E">
            <w:pPr>
              <w:spacing w:after="0" w:line="240" w:lineRule="auto"/>
              <w:jc w:val="center"/>
              <w:rPr>
                <w:rFonts w:ascii="Times New Roman" w:eastAsia="Times New Roman" w:hAnsi="Times New Roman" w:cs="Times New Roman"/>
              </w:rPr>
            </w:pPr>
          </w:p>
        </w:tc>
      </w:tr>
      <w:tr w:rsidR="00495E8E" w14:paraId="471063DB" w14:textId="77777777">
        <w:tc>
          <w:tcPr>
            <w:tcW w:w="4248" w:type="dxa"/>
          </w:tcPr>
          <w:p w14:paraId="22FE1C5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992732D" w14:textId="77777777" w:rsidR="00495E8E" w:rsidRDefault="00495E8E">
            <w:pPr>
              <w:spacing w:after="0" w:line="240" w:lineRule="auto"/>
              <w:jc w:val="center"/>
              <w:rPr>
                <w:rFonts w:ascii="Times New Roman" w:eastAsia="Times New Roman" w:hAnsi="Times New Roman" w:cs="Times New Roman"/>
              </w:rPr>
            </w:pPr>
          </w:p>
        </w:tc>
        <w:tc>
          <w:tcPr>
            <w:tcW w:w="2116" w:type="dxa"/>
            <w:vAlign w:val="center"/>
          </w:tcPr>
          <w:p w14:paraId="52594DF4" w14:textId="77777777" w:rsidR="00495E8E" w:rsidRDefault="00495E8E">
            <w:pPr>
              <w:spacing w:after="0" w:line="240" w:lineRule="auto"/>
              <w:jc w:val="center"/>
              <w:rPr>
                <w:rFonts w:ascii="Times New Roman" w:eastAsia="Times New Roman" w:hAnsi="Times New Roman" w:cs="Times New Roman"/>
              </w:rPr>
            </w:pPr>
          </w:p>
        </w:tc>
      </w:tr>
      <w:tr w:rsidR="00495E8E" w14:paraId="12C037F7" w14:textId="77777777">
        <w:tc>
          <w:tcPr>
            <w:tcW w:w="4248" w:type="dxa"/>
          </w:tcPr>
          <w:p w14:paraId="5AD396B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024988E8" w14:textId="77777777" w:rsidR="00495E8E" w:rsidRDefault="00495E8E">
            <w:pPr>
              <w:spacing w:after="0" w:line="240" w:lineRule="auto"/>
              <w:jc w:val="center"/>
              <w:rPr>
                <w:rFonts w:ascii="Times New Roman" w:eastAsia="Times New Roman" w:hAnsi="Times New Roman" w:cs="Times New Roman"/>
              </w:rPr>
            </w:pPr>
          </w:p>
        </w:tc>
        <w:tc>
          <w:tcPr>
            <w:tcW w:w="2116" w:type="dxa"/>
            <w:vAlign w:val="center"/>
          </w:tcPr>
          <w:p w14:paraId="5A15D604" w14:textId="77777777" w:rsidR="00495E8E" w:rsidRDefault="00495E8E">
            <w:pPr>
              <w:spacing w:after="0" w:line="240" w:lineRule="auto"/>
              <w:jc w:val="center"/>
              <w:rPr>
                <w:rFonts w:ascii="Times New Roman" w:eastAsia="Times New Roman" w:hAnsi="Times New Roman" w:cs="Times New Roman"/>
              </w:rPr>
            </w:pPr>
          </w:p>
        </w:tc>
      </w:tr>
      <w:tr w:rsidR="00495E8E" w14:paraId="5C63A7E3" w14:textId="77777777">
        <w:tc>
          <w:tcPr>
            <w:tcW w:w="4248" w:type="dxa"/>
          </w:tcPr>
          <w:p w14:paraId="732FC76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ULNAR DEVIATION (N = 30)</w:t>
            </w:r>
          </w:p>
        </w:tc>
        <w:tc>
          <w:tcPr>
            <w:tcW w:w="2122" w:type="dxa"/>
            <w:vAlign w:val="center"/>
          </w:tcPr>
          <w:p w14:paraId="0B01E855" w14:textId="77777777" w:rsidR="00495E8E" w:rsidRDefault="00495E8E">
            <w:pPr>
              <w:spacing w:after="0" w:line="240" w:lineRule="auto"/>
              <w:jc w:val="center"/>
              <w:rPr>
                <w:rFonts w:ascii="Times New Roman" w:eastAsia="Times New Roman" w:hAnsi="Times New Roman" w:cs="Times New Roman"/>
              </w:rPr>
            </w:pPr>
          </w:p>
        </w:tc>
        <w:tc>
          <w:tcPr>
            <w:tcW w:w="2116" w:type="dxa"/>
            <w:vAlign w:val="center"/>
          </w:tcPr>
          <w:p w14:paraId="633AA89E" w14:textId="77777777" w:rsidR="00495E8E" w:rsidRDefault="00495E8E">
            <w:pPr>
              <w:spacing w:after="0" w:line="240" w:lineRule="auto"/>
              <w:jc w:val="center"/>
              <w:rPr>
                <w:rFonts w:ascii="Times New Roman" w:eastAsia="Times New Roman" w:hAnsi="Times New Roman" w:cs="Times New Roman"/>
              </w:rPr>
            </w:pPr>
          </w:p>
        </w:tc>
      </w:tr>
    </w:tbl>
    <w:p w14:paraId="762C9E48"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8C122C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460C2A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5F1852A3" w14:textId="77777777" w:rsidR="00495E8E" w:rsidRDefault="00495E8E">
      <w:pPr>
        <w:spacing w:after="0" w:line="240" w:lineRule="auto"/>
        <w:rPr>
          <w:rFonts w:ascii="Times New Roman" w:eastAsia="Times New Roman" w:hAnsi="Times New Roman" w:cs="Times New Roman"/>
        </w:rPr>
      </w:pPr>
    </w:p>
    <w:p w14:paraId="43272C7A" w14:textId="16D7F34B"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011585">
        <w:rPr>
          <w:rFonts w:ascii="Times New Roman" w:eastAsia="Times New Roman" w:hAnsi="Times New Roman" w:cs="Times New Roman"/>
        </w:rPr>
        <w:t>lbs.</w:t>
      </w:r>
      <w:r>
        <w:rPr>
          <w:rFonts w:ascii="Times New Roman" w:eastAsia="Times New Roman" w:hAnsi="Times New Roman" w:cs="Times New Roman"/>
        </w:rPr>
        <w:t xml:space="preserve">): </w:t>
      </w:r>
      <w:r>
        <w:rPr>
          <w:rFonts w:ascii="Times New Roman" w:eastAsia="Times New Roman" w:hAnsi="Times New Roman" w:cs="Times New Roman"/>
          <w:b/>
          <w:color w:val="FF0000"/>
        </w:rPr>
        <w:t>right or left</w:t>
      </w:r>
      <w:r>
        <w:rPr>
          <w:rFonts w:ascii="Times New Roman" w:eastAsia="Times New Roman" w:hAnsi="Times New Roman" w:cs="Times New Roman"/>
          <w:color w:val="FF0000"/>
        </w:rPr>
        <w:t xml:space="preserve"> </w:t>
      </w:r>
      <w:r>
        <w:rPr>
          <w:rFonts w:ascii="Times New Roman" w:eastAsia="Times New Roman" w:hAnsi="Times New Roman" w:cs="Times New Roman"/>
        </w:rPr>
        <w:t>hand dominant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495E8E" w14:paraId="1DC9C62F" w14:textId="77777777">
        <w:tc>
          <w:tcPr>
            <w:tcW w:w="727" w:type="dxa"/>
          </w:tcPr>
          <w:p w14:paraId="50E2286C" w14:textId="77777777" w:rsidR="00495E8E" w:rsidRDefault="00495E8E">
            <w:pPr>
              <w:spacing w:after="0" w:line="240" w:lineRule="auto"/>
              <w:rPr>
                <w:rFonts w:ascii="Times New Roman" w:eastAsia="Times New Roman" w:hAnsi="Times New Roman" w:cs="Times New Roman"/>
              </w:rPr>
            </w:pPr>
          </w:p>
        </w:tc>
        <w:tc>
          <w:tcPr>
            <w:tcW w:w="3882" w:type="dxa"/>
            <w:vAlign w:val="center"/>
          </w:tcPr>
          <w:p w14:paraId="0F35AAD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18E82B1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14AED863" w14:textId="77777777">
        <w:tc>
          <w:tcPr>
            <w:tcW w:w="727" w:type="dxa"/>
          </w:tcPr>
          <w:p w14:paraId="60C4AEB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746FCB24" w14:textId="77777777" w:rsidR="00495E8E" w:rsidRDefault="00495E8E">
            <w:pPr>
              <w:spacing w:after="0" w:line="240" w:lineRule="auto"/>
              <w:jc w:val="center"/>
              <w:rPr>
                <w:rFonts w:ascii="Times New Roman" w:eastAsia="Times New Roman" w:hAnsi="Times New Roman" w:cs="Times New Roman"/>
              </w:rPr>
            </w:pPr>
          </w:p>
        </w:tc>
        <w:tc>
          <w:tcPr>
            <w:tcW w:w="3877" w:type="dxa"/>
            <w:vAlign w:val="center"/>
          </w:tcPr>
          <w:p w14:paraId="7FD11F68" w14:textId="77777777" w:rsidR="00495E8E" w:rsidRDefault="00495E8E">
            <w:pPr>
              <w:spacing w:after="0" w:line="240" w:lineRule="auto"/>
              <w:jc w:val="center"/>
              <w:rPr>
                <w:rFonts w:ascii="Times New Roman" w:eastAsia="Times New Roman" w:hAnsi="Times New Roman" w:cs="Times New Roman"/>
              </w:rPr>
            </w:pPr>
          </w:p>
        </w:tc>
      </w:tr>
      <w:tr w:rsidR="00495E8E" w14:paraId="68266DAE" w14:textId="77777777">
        <w:tc>
          <w:tcPr>
            <w:tcW w:w="727" w:type="dxa"/>
          </w:tcPr>
          <w:p w14:paraId="12B00E5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0722877B" w14:textId="77777777" w:rsidR="00495E8E" w:rsidRDefault="00495E8E">
            <w:pPr>
              <w:spacing w:after="0" w:line="240" w:lineRule="auto"/>
              <w:jc w:val="center"/>
              <w:rPr>
                <w:rFonts w:ascii="Times New Roman" w:eastAsia="Times New Roman" w:hAnsi="Times New Roman" w:cs="Times New Roman"/>
              </w:rPr>
            </w:pPr>
          </w:p>
        </w:tc>
        <w:tc>
          <w:tcPr>
            <w:tcW w:w="3877" w:type="dxa"/>
            <w:vAlign w:val="center"/>
          </w:tcPr>
          <w:p w14:paraId="52B440CA" w14:textId="77777777" w:rsidR="00495E8E" w:rsidRDefault="00495E8E">
            <w:pPr>
              <w:spacing w:after="0" w:line="240" w:lineRule="auto"/>
              <w:jc w:val="center"/>
              <w:rPr>
                <w:rFonts w:ascii="Times New Roman" w:eastAsia="Times New Roman" w:hAnsi="Times New Roman" w:cs="Times New Roman"/>
              </w:rPr>
            </w:pPr>
          </w:p>
        </w:tc>
      </w:tr>
      <w:tr w:rsidR="00495E8E" w14:paraId="72DA5972" w14:textId="77777777">
        <w:tc>
          <w:tcPr>
            <w:tcW w:w="727" w:type="dxa"/>
          </w:tcPr>
          <w:p w14:paraId="254AA66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BDF3A87" w14:textId="77777777" w:rsidR="00495E8E" w:rsidRDefault="00495E8E">
            <w:pPr>
              <w:spacing w:after="0" w:line="240" w:lineRule="auto"/>
              <w:jc w:val="center"/>
              <w:rPr>
                <w:rFonts w:ascii="Times New Roman" w:eastAsia="Times New Roman" w:hAnsi="Times New Roman" w:cs="Times New Roman"/>
              </w:rPr>
            </w:pPr>
          </w:p>
        </w:tc>
        <w:tc>
          <w:tcPr>
            <w:tcW w:w="3877" w:type="dxa"/>
            <w:vAlign w:val="center"/>
          </w:tcPr>
          <w:p w14:paraId="7DD516D8" w14:textId="77777777" w:rsidR="00495E8E" w:rsidRDefault="00495E8E">
            <w:pPr>
              <w:spacing w:after="0" w:line="240" w:lineRule="auto"/>
              <w:jc w:val="center"/>
              <w:rPr>
                <w:rFonts w:ascii="Times New Roman" w:eastAsia="Times New Roman" w:hAnsi="Times New Roman" w:cs="Times New Roman"/>
              </w:rPr>
            </w:pPr>
          </w:p>
        </w:tc>
      </w:tr>
    </w:tbl>
    <w:p w14:paraId="3DA669B8" w14:textId="77777777" w:rsidR="00495E8E" w:rsidRDefault="00495E8E">
      <w:pPr>
        <w:spacing w:after="0" w:line="240" w:lineRule="auto"/>
        <w:rPr>
          <w:rFonts w:ascii="Times New Roman" w:eastAsia="Times New Roman" w:hAnsi="Times New Roman" w:cs="Times New Roman"/>
        </w:rPr>
      </w:pPr>
    </w:p>
    <w:p w14:paraId="343282B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Digital range of motion </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495E8E" w14:paraId="5DF265C5" w14:textId="77777777">
        <w:tc>
          <w:tcPr>
            <w:tcW w:w="2218" w:type="dxa"/>
          </w:tcPr>
          <w:p w14:paraId="10CCD21D" w14:textId="77777777" w:rsidR="00495E8E" w:rsidRDefault="00495E8E">
            <w:pPr>
              <w:spacing w:after="0" w:line="240" w:lineRule="auto"/>
              <w:rPr>
                <w:rFonts w:ascii="Times New Roman" w:eastAsia="Times New Roman" w:hAnsi="Times New Roman" w:cs="Times New Roman"/>
              </w:rPr>
            </w:pPr>
          </w:p>
        </w:tc>
        <w:tc>
          <w:tcPr>
            <w:tcW w:w="3155" w:type="dxa"/>
            <w:vAlign w:val="center"/>
          </w:tcPr>
          <w:p w14:paraId="1CA56825" w14:textId="77777777" w:rsidR="00495E8E"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RIGHT</w:t>
            </w:r>
          </w:p>
        </w:tc>
        <w:tc>
          <w:tcPr>
            <w:tcW w:w="3113" w:type="dxa"/>
            <w:vAlign w:val="center"/>
          </w:tcPr>
          <w:p w14:paraId="10992378" w14:textId="77777777" w:rsidR="00495E8E"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LEFT</w:t>
            </w:r>
          </w:p>
        </w:tc>
      </w:tr>
      <w:tr w:rsidR="00495E8E" w14:paraId="3B0783EB" w14:textId="77777777">
        <w:tc>
          <w:tcPr>
            <w:tcW w:w="2218" w:type="dxa"/>
          </w:tcPr>
          <w:p w14:paraId="373712BB" w14:textId="77777777" w:rsidR="00495E8E"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Thumb</w:t>
            </w:r>
          </w:p>
        </w:tc>
        <w:tc>
          <w:tcPr>
            <w:tcW w:w="3155" w:type="dxa"/>
            <w:shd w:val="clear" w:color="auto" w:fill="BFBFBF"/>
            <w:vAlign w:val="center"/>
          </w:tcPr>
          <w:p w14:paraId="56D65371" w14:textId="77777777" w:rsidR="00495E8E" w:rsidRDefault="00495E8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74C0923" w14:textId="77777777" w:rsidR="00495E8E" w:rsidRDefault="00495E8E">
            <w:pPr>
              <w:spacing w:after="0" w:line="240" w:lineRule="auto"/>
              <w:jc w:val="center"/>
              <w:rPr>
                <w:rFonts w:ascii="Times New Roman" w:eastAsia="Times New Roman" w:hAnsi="Times New Roman" w:cs="Times New Roman"/>
              </w:rPr>
            </w:pPr>
          </w:p>
        </w:tc>
      </w:tr>
      <w:tr w:rsidR="00495E8E" w14:paraId="55B6DEC1" w14:textId="77777777">
        <w:tc>
          <w:tcPr>
            <w:tcW w:w="2218" w:type="dxa"/>
          </w:tcPr>
          <w:p w14:paraId="2A5CA01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MCP (N = </w:t>
            </w:r>
            <w:r>
              <w:rPr>
                <w:rFonts w:ascii="Times New Roman" w:eastAsia="Times New Roman" w:hAnsi="Times New Roman" w:cs="Times New Roman"/>
                <w:color w:val="000000"/>
              </w:rPr>
              <w:t>0-80</w:t>
            </w:r>
            <w:r>
              <w:rPr>
                <w:rFonts w:ascii="Noto Sans Symbols" w:eastAsia="Noto Sans Symbols" w:hAnsi="Noto Sans Symbols" w:cs="Noto Sans Symbols"/>
                <w:color w:val="000000"/>
              </w:rPr>
              <w:t>°)</w:t>
            </w:r>
          </w:p>
        </w:tc>
        <w:tc>
          <w:tcPr>
            <w:tcW w:w="3155" w:type="dxa"/>
            <w:vAlign w:val="center"/>
          </w:tcPr>
          <w:p w14:paraId="3E777F4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0-80</w:t>
            </w:r>
            <w:r>
              <w:rPr>
                <w:rFonts w:ascii="Noto Sans Symbols" w:eastAsia="Noto Sans Symbols" w:hAnsi="Noto Sans Symbols" w:cs="Noto Sans Symbols"/>
                <w:color w:val="000000"/>
              </w:rPr>
              <w:t>°</w:t>
            </w:r>
          </w:p>
        </w:tc>
        <w:tc>
          <w:tcPr>
            <w:tcW w:w="3113" w:type="dxa"/>
            <w:vAlign w:val="center"/>
          </w:tcPr>
          <w:p w14:paraId="0959D11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0-80</w:t>
            </w:r>
            <w:r>
              <w:rPr>
                <w:rFonts w:ascii="Noto Sans Symbols" w:eastAsia="Noto Sans Symbols" w:hAnsi="Noto Sans Symbols" w:cs="Noto Sans Symbols"/>
                <w:color w:val="000000"/>
              </w:rPr>
              <w:t>°</w:t>
            </w:r>
          </w:p>
        </w:tc>
      </w:tr>
      <w:tr w:rsidR="00495E8E" w14:paraId="01D5B025" w14:textId="77777777">
        <w:tc>
          <w:tcPr>
            <w:tcW w:w="2218" w:type="dxa"/>
          </w:tcPr>
          <w:p w14:paraId="638C80E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IP (N = </w:t>
            </w:r>
            <w:r>
              <w:rPr>
                <w:rFonts w:ascii="Times New Roman" w:eastAsia="Times New Roman" w:hAnsi="Times New Roman" w:cs="Times New Roman"/>
                <w:color w:val="000000"/>
              </w:rPr>
              <w:t>0-80</w:t>
            </w:r>
            <w:r>
              <w:rPr>
                <w:rFonts w:ascii="Noto Sans Symbols" w:eastAsia="Noto Sans Symbols" w:hAnsi="Noto Sans Symbols" w:cs="Noto Sans Symbols"/>
                <w:color w:val="000000"/>
              </w:rPr>
              <w:t>°)</w:t>
            </w:r>
          </w:p>
        </w:tc>
        <w:tc>
          <w:tcPr>
            <w:tcW w:w="3155" w:type="dxa"/>
            <w:vAlign w:val="center"/>
          </w:tcPr>
          <w:p w14:paraId="203B1D1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0-80</w:t>
            </w:r>
            <w:r>
              <w:rPr>
                <w:rFonts w:ascii="Noto Sans Symbols" w:eastAsia="Noto Sans Symbols" w:hAnsi="Noto Sans Symbols" w:cs="Noto Sans Symbols"/>
                <w:color w:val="000000"/>
              </w:rPr>
              <w:t>°</w:t>
            </w:r>
          </w:p>
        </w:tc>
        <w:tc>
          <w:tcPr>
            <w:tcW w:w="3113" w:type="dxa"/>
            <w:vAlign w:val="center"/>
          </w:tcPr>
          <w:p w14:paraId="16D844D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0-80</w:t>
            </w:r>
            <w:r>
              <w:rPr>
                <w:rFonts w:ascii="Noto Sans Symbols" w:eastAsia="Noto Sans Symbols" w:hAnsi="Noto Sans Symbols" w:cs="Noto Sans Symbols"/>
                <w:color w:val="000000"/>
              </w:rPr>
              <w:t>°</w:t>
            </w:r>
          </w:p>
        </w:tc>
      </w:tr>
      <w:tr w:rsidR="00495E8E" w14:paraId="045FCF10" w14:textId="77777777">
        <w:tc>
          <w:tcPr>
            <w:tcW w:w="2218" w:type="dxa"/>
          </w:tcPr>
          <w:p w14:paraId="7DD32C37" w14:textId="77777777" w:rsidR="00495E8E"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Index</w:t>
            </w:r>
          </w:p>
        </w:tc>
        <w:tc>
          <w:tcPr>
            <w:tcW w:w="3155" w:type="dxa"/>
            <w:shd w:val="clear" w:color="auto" w:fill="BFBFBF"/>
            <w:vAlign w:val="center"/>
          </w:tcPr>
          <w:p w14:paraId="295443B4" w14:textId="77777777" w:rsidR="00495E8E" w:rsidRDefault="00495E8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0B61567" w14:textId="77777777" w:rsidR="00495E8E" w:rsidRDefault="00495E8E">
            <w:pPr>
              <w:spacing w:after="0" w:line="240" w:lineRule="auto"/>
              <w:jc w:val="center"/>
              <w:rPr>
                <w:rFonts w:ascii="Times New Roman" w:eastAsia="Times New Roman" w:hAnsi="Times New Roman" w:cs="Times New Roman"/>
              </w:rPr>
            </w:pPr>
          </w:p>
        </w:tc>
      </w:tr>
      <w:tr w:rsidR="00495E8E" w14:paraId="7D11B9A2" w14:textId="77777777">
        <w:tc>
          <w:tcPr>
            <w:tcW w:w="2218" w:type="dxa"/>
          </w:tcPr>
          <w:p w14:paraId="6A974697"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MCP (N = </w:t>
            </w: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55" w:type="dxa"/>
            <w:vAlign w:val="center"/>
          </w:tcPr>
          <w:p w14:paraId="487C0E6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13" w:type="dxa"/>
            <w:vAlign w:val="center"/>
          </w:tcPr>
          <w:p w14:paraId="5A40A549"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r>
      <w:tr w:rsidR="00495E8E" w14:paraId="6D835935" w14:textId="77777777">
        <w:tc>
          <w:tcPr>
            <w:tcW w:w="2218" w:type="dxa"/>
          </w:tcPr>
          <w:p w14:paraId="2C0B6D12"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PIP (N = </w:t>
            </w: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55" w:type="dxa"/>
            <w:vAlign w:val="center"/>
          </w:tcPr>
          <w:p w14:paraId="4D6410B3"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13" w:type="dxa"/>
            <w:vAlign w:val="center"/>
          </w:tcPr>
          <w:p w14:paraId="12E16F9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r>
      <w:tr w:rsidR="00495E8E" w14:paraId="1DFF5417" w14:textId="77777777">
        <w:tc>
          <w:tcPr>
            <w:tcW w:w="2218" w:type="dxa"/>
          </w:tcPr>
          <w:p w14:paraId="6302468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DIP (N = </w:t>
            </w: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55" w:type="dxa"/>
            <w:vAlign w:val="center"/>
          </w:tcPr>
          <w:p w14:paraId="6958A80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13" w:type="dxa"/>
            <w:vAlign w:val="center"/>
          </w:tcPr>
          <w:p w14:paraId="0933A9A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r>
      <w:tr w:rsidR="00495E8E" w14:paraId="6F6DBCED" w14:textId="77777777">
        <w:tc>
          <w:tcPr>
            <w:tcW w:w="2218" w:type="dxa"/>
          </w:tcPr>
          <w:p w14:paraId="6749BE96" w14:textId="77777777" w:rsidR="00495E8E"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Long</w:t>
            </w:r>
          </w:p>
        </w:tc>
        <w:tc>
          <w:tcPr>
            <w:tcW w:w="3155" w:type="dxa"/>
            <w:shd w:val="clear" w:color="auto" w:fill="BFBFBF"/>
            <w:vAlign w:val="center"/>
          </w:tcPr>
          <w:p w14:paraId="13215E3B" w14:textId="77777777" w:rsidR="00495E8E" w:rsidRDefault="00495E8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228B9D4" w14:textId="77777777" w:rsidR="00495E8E" w:rsidRDefault="00495E8E">
            <w:pPr>
              <w:spacing w:after="0" w:line="240" w:lineRule="auto"/>
              <w:jc w:val="center"/>
              <w:rPr>
                <w:rFonts w:ascii="Times New Roman" w:eastAsia="Times New Roman" w:hAnsi="Times New Roman" w:cs="Times New Roman"/>
              </w:rPr>
            </w:pPr>
          </w:p>
        </w:tc>
      </w:tr>
      <w:tr w:rsidR="00495E8E" w14:paraId="7A91590D" w14:textId="77777777">
        <w:tc>
          <w:tcPr>
            <w:tcW w:w="2218" w:type="dxa"/>
          </w:tcPr>
          <w:p w14:paraId="5FF5B1C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MCP (N = </w:t>
            </w: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55" w:type="dxa"/>
            <w:vAlign w:val="center"/>
          </w:tcPr>
          <w:p w14:paraId="6FB3175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13" w:type="dxa"/>
            <w:vAlign w:val="center"/>
          </w:tcPr>
          <w:p w14:paraId="4493F10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r>
      <w:tr w:rsidR="00495E8E" w14:paraId="38BBCD1D" w14:textId="77777777">
        <w:tc>
          <w:tcPr>
            <w:tcW w:w="2218" w:type="dxa"/>
          </w:tcPr>
          <w:p w14:paraId="35122F9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PIP (N = </w:t>
            </w: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55" w:type="dxa"/>
            <w:vAlign w:val="center"/>
          </w:tcPr>
          <w:p w14:paraId="15B7EAF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13" w:type="dxa"/>
            <w:vAlign w:val="center"/>
          </w:tcPr>
          <w:p w14:paraId="4BBD503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r>
      <w:tr w:rsidR="00495E8E" w14:paraId="6F652F25" w14:textId="77777777">
        <w:tc>
          <w:tcPr>
            <w:tcW w:w="2218" w:type="dxa"/>
          </w:tcPr>
          <w:p w14:paraId="17B897A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DIP (N = </w:t>
            </w: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55" w:type="dxa"/>
            <w:vAlign w:val="center"/>
          </w:tcPr>
          <w:p w14:paraId="1F9F559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13" w:type="dxa"/>
            <w:vAlign w:val="center"/>
          </w:tcPr>
          <w:p w14:paraId="3EA2320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r>
      <w:tr w:rsidR="00495E8E" w14:paraId="3BDE35A8" w14:textId="77777777">
        <w:tc>
          <w:tcPr>
            <w:tcW w:w="2218" w:type="dxa"/>
          </w:tcPr>
          <w:p w14:paraId="17CE9608" w14:textId="77777777" w:rsidR="00495E8E"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Ring</w:t>
            </w:r>
          </w:p>
        </w:tc>
        <w:tc>
          <w:tcPr>
            <w:tcW w:w="3155" w:type="dxa"/>
            <w:shd w:val="clear" w:color="auto" w:fill="BFBFBF"/>
            <w:vAlign w:val="center"/>
          </w:tcPr>
          <w:p w14:paraId="6B5E607C" w14:textId="77777777" w:rsidR="00495E8E" w:rsidRDefault="00495E8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EA85C00" w14:textId="77777777" w:rsidR="00495E8E" w:rsidRDefault="00495E8E">
            <w:pPr>
              <w:spacing w:after="0" w:line="240" w:lineRule="auto"/>
              <w:jc w:val="center"/>
              <w:rPr>
                <w:rFonts w:ascii="Times New Roman" w:eastAsia="Times New Roman" w:hAnsi="Times New Roman" w:cs="Times New Roman"/>
              </w:rPr>
            </w:pPr>
          </w:p>
        </w:tc>
      </w:tr>
      <w:tr w:rsidR="00495E8E" w14:paraId="258F1C86" w14:textId="77777777">
        <w:tc>
          <w:tcPr>
            <w:tcW w:w="2218" w:type="dxa"/>
          </w:tcPr>
          <w:p w14:paraId="56BD36B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MCP (N = </w:t>
            </w: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55" w:type="dxa"/>
            <w:vAlign w:val="center"/>
          </w:tcPr>
          <w:p w14:paraId="33E8C54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13" w:type="dxa"/>
            <w:vAlign w:val="center"/>
          </w:tcPr>
          <w:p w14:paraId="03E5E50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r>
      <w:tr w:rsidR="00495E8E" w14:paraId="6222142D" w14:textId="77777777">
        <w:tc>
          <w:tcPr>
            <w:tcW w:w="2218" w:type="dxa"/>
          </w:tcPr>
          <w:p w14:paraId="7E460D41"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PIP (N = </w:t>
            </w: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55" w:type="dxa"/>
            <w:vAlign w:val="center"/>
          </w:tcPr>
          <w:p w14:paraId="607768E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13" w:type="dxa"/>
            <w:vAlign w:val="center"/>
          </w:tcPr>
          <w:p w14:paraId="5FFF59B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r>
      <w:tr w:rsidR="00495E8E" w14:paraId="49EF18E8" w14:textId="77777777">
        <w:tc>
          <w:tcPr>
            <w:tcW w:w="2218" w:type="dxa"/>
          </w:tcPr>
          <w:p w14:paraId="506CF9D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DIP (N = </w:t>
            </w: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55" w:type="dxa"/>
            <w:vAlign w:val="center"/>
          </w:tcPr>
          <w:p w14:paraId="7FBA3BE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13" w:type="dxa"/>
            <w:vAlign w:val="center"/>
          </w:tcPr>
          <w:p w14:paraId="2698AB4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r>
      <w:tr w:rsidR="00495E8E" w14:paraId="75B44221" w14:textId="77777777">
        <w:tc>
          <w:tcPr>
            <w:tcW w:w="2218" w:type="dxa"/>
          </w:tcPr>
          <w:p w14:paraId="749B67E0" w14:textId="77777777" w:rsidR="00495E8E"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Small</w:t>
            </w:r>
          </w:p>
        </w:tc>
        <w:tc>
          <w:tcPr>
            <w:tcW w:w="3155" w:type="dxa"/>
            <w:shd w:val="clear" w:color="auto" w:fill="BFBFBF"/>
            <w:vAlign w:val="center"/>
          </w:tcPr>
          <w:p w14:paraId="08ECF649" w14:textId="77777777" w:rsidR="00495E8E" w:rsidRDefault="00495E8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5B11661" w14:textId="77777777" w:rsidR="00495E8E" w:rsidRDefault="00495E8E">
            <w:pPr>
              <w:spacing w:after="0" w:line="240" w:lineRule="auto"/>
              <w:jc w:val="center"/>
              <w:rPr>
                <w:rFonts w:ascii="Times New Roman" w:eastAsia="Times New Roman" w:hAnsi="Times New Roman" w:cs="Times New Roman"/>
              </w:rPr>
            </w:pPr>
          </w:p>
        </w:tc>
      </w:tr>
      <w:tr w:rsidR="00495E8E" w14:paraId="14F19286" w14:textId="77777777">
        <w:tc>
          <w:tcPr>
            <w:tcW w:w="2218" w:type="dxa"/>
          </w:tcPr>
          <w:p w14:paraId="1F59E35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MCP (N = </w:t>
            </w: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55" w:type="dxa"/>
            <w:vAlign w:val="center"/>
          </w:tcPr>
          <w:p w14:paraId="5673B4C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c>
          <w:tcPr>
            <w:tcW w:w="3113" w:type="dxa"/>
            <w:vAlign w:val="center"/>
          </w:tcPr>
          <w:p w14:paraId="2FEC3D1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0-90</w:t>
            </w:r>
            <w:r>
              <w:rPr>
                <w:rFonts w:ascii="Noto Sans Symbols" w:eastAsia="Noto Sans Symbols" w:hAnsi="Noto Sans Symbols" w:cs="Noto Sans Symbols"/>
                <w:color w:val="000000"/>
              </w:rPr>
              <w:t>°</w:t>
            </w:r>
          </w:p>
        </w:tc>
      </w:tr>
      <w:tr w:rsidR="00495E8E" w14:paraId="7F8EB7A6" w14:textId="77777777">
        <w:tc>
          <w:tcPr>
            <w:tcW w:w="2218" w:type="dxa"/>
          </w:tcPr>
          <w:p w14:paraId="128EE45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PIP (N = </w:t>
            </w: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55" w:type="dxa"/>
            <w:vAlign w:val="center"/>
          </w:tcPr>
          <w:p w14:paraId="0EDB9AC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c>
          <w:tcPr>
            <w:tcW w:w="3113" w:type="dxa"/>
            <w:vAlign w:val="center"/>
          </w:tcPr>
          <w:p w14:paraId="19CD99B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0-100</w:t>
            </w:r>
            <w:r>
              <w:rPr>
                <w:rFonts w:ascii="Noto Sans Symbols" w:eastAsia="Noto Sans Symbols" w:hAnsi="Noto Sans Symbols" w:cs="Noto Sans Symbols"/>
                <w:color w:val="000000"/>
              </w:rPr>
              <w:t>°</w:t>
            </w:r>
          </w:p>
        </w:tc>
      </w:tr>
      <w:tr w:rsidR="00495E8E" w14:paraId="0AEFBAC9" w14:textId="77777777">
        <w:tc>
          <w:tcPr>
            <w:tcW w:w="2218" w:type="dxa"/>
          </w:tcPr>
          <w:p w14:paraId="2128680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DIP (N= </w:t>
            </w: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55" w:type="dxa"/>
            <w:vAlign w:val="center"/>
          </w:tcPr>
          <w:p w14:paraId="262B667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c>
          <w:tcPr>
            <w:tcW w:w="3113" w:type="dxa"/>
            <w:vAlign w:val="center"/>
          </w:tcPr>
          <w:p w14:paraId="6A06336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0"/>
              </w:rPr>
              <w:t>0-70</w:t>
            </w:r>
            <w:r>
              <w:rPr>
                <w:rFonts w:ascii="Noto Sans Symbols" w:eastAsia="Noto Sans Symbols" w:hAnsi="Noto Sans Symbols" w:cs="Noto Sans Symbols"/>
                <w:color w:val="000000"/>
              </w:rPr>
              <w:t>°</w:t>
            </w:r>
          </w:p>
        </w:tc>
      </w:tr>
    </w:tbl>
    <w:p w14:paraId="29DD70DC"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F3F7879" w14:textId="77777777" w:rsidR="00495E8E" w:rsidRDefault="00000000">
      <w:pPr>
        <w:spacing w:after="0" w:line="240" w:lineRule="auto"/>
        <w:rPr>
          <w:rFonts w:ascii="Times New Roman" w:eastAsia="Times New Roman" w:hAnsi="Times New Roman" w:cs="Times New Roman"/>
          <w:u w:val="single"/>
        </w:rPr>
      </w:pPr>
      <w:r>
        <w:br w:type="page"/>
      </w:r>
    </w:p>
    <w:p w14:paraId="30FD778D"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6E01B8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w:t>
      </w: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  </w:t>
      </w:r>
      <w:r>
        <w:rPr>
          <w:rFonts w:ascii="Times New Roman" w:eastAsia="Times New Roman" w:hAnsi="Times New Roman" w:cs="Times New Roman"/>
          <w:color w:val="FF0000"/>
        </w:rPr>
        <w:t>Minimal</w:t>
      </w:r>
      <w:r>
        <w:rPr>
          <w:rFonts w:ascii="Times New Roman" w:eastAsia="Times New Roman" w:hAnsi="Times New Roman" w:cs="Times New Roman"/>
        </w:rPr>
        <w:t xml:space="preserve"> tenderness to palpation about T1 – T12 spinous processes and paraspinal musculature bilaterally.  </w:t>
      </w:r>
    </w:p>
    <w:p w14:paraId="5E8D434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Minimal</w:t>
      </w:r>
      <w:r>
        <w:rPr>
          <w:rFonts w:ascii="Times New Roman" w:eastAsia="Times New Roman" w:hAnsi="Times New Roman" w:cs="Times New Roman"/>
        </w:rPr>
        <w:t xml:space="preserve"> guarding and asymmetry of spinal motion noted.</w:t>
      </w:r>
    </w:p>
    <w:p w14:paraId="6C5A622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273E22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133E0015" w14:textId="77777777">
        <w:tc>
          <w:tcPr>
            <w:tcW w:w="2088" w:type="dxa"/>
          </w:tcPr>
          <w:p w14:paraId="12B7114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41EFCAE"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3D06CEA"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DEF0E58"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7062ECC"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7F158328" w14:textId="77777777">
        <w:tc>
          <w:tcPr>
            <w:tcW w:w="2088" w:type="dxa"/>
          </w:tcPr>
          <w:p w14:paraId="4C95F367"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FA7A51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D7521B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19A884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06BB54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608B13D1" w14:textId="77777777">
        <w:tc>
          <w:tcPr>
            <w:tcW w:w="2088" w:type="dxa"/>
          </w:tcPr>
          <w:p w14:paraId="7755A21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B3869A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E39298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1FA999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E36AF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42FD2159" w14:textId="77777777">
        <w:tc>
          <w:tcPr>
            <w:tcW w:w="2088" w:type="dxa"/>
          </w:tcPr>
          <w:p w14:paraId="52841875"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30AB310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2856C7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39E88D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3F46CC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03F5292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F3789A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2952B369" w14:textId="77777777">
        <w:tc>
          <w:tcPr>
            <w:tcW w:w="2088" w:type="dxa"/>
          </w:tcPr>
          <w:p w14:paraId="40A82A5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E6C9297"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6405590"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D1F63AF"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83FF97A"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4591157B" w14:textId="77777777">
        <w:tc>
          <w:tcPr>
            <w:tcW w:w="2088" w:type="dxa"/>
          </w:tcPr>
          <w:p w14:paraId="64B980CF"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B8F71D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90F53D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C10604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4A89B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53367285" w14:textId="77777777">
        <w:tc>
          <w:tcPr>
            <w:tcW w:w="2088" w:type="dxa"/>
          </w:tcPr>
          <w:p w14:paraId="69F1E2C7"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F95D6F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2659AE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F5490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30007C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5447C58C" w14:textId="77777777">
        <w:tc>
          <w:tcPr>
            <w:tcW w:w="2088" w:type="dxa"/>
          </w:tcPr>
          <w:p w14:paraId="6AD4385F"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6A838F7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423CB4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C3A571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2B96D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6072723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194601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68FB642D" w14:textId="77777777">
        <w:tc>
          <w:tcPr>
            <w:tcW w:w="2088" w:type="dxa"/>
          </w:tcPr>
          <w:p w14:paraId="5437A12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52E61F5"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F70D976"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753353E"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E2E8043"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636455EB" w14:textId="77777777">
        <w:tc>
          <w:tcPr>
            <w:tcW w:w="2088" w:type="dxa"/>
          </w:tcPr>
          <w:p w14:paraId="0F3F0A63"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07E2AF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344208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9F9A4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0ED871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70DDEF50" w14:textId="77777777">
        <w:tc>
          <w:tcPr>
            <w:tcW w:w="2088" w:type="dxa"/>
          </w:tcPr>
          <w:p w14:paraId="1B410D30"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9A3A4B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5F37FE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97EEFA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5BCA39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3E75A8E4" w14:textId="77777777">
        <w:tc>
          <w:tcPr>
            <w:tcW w:w="2088" w:type="dxa"/>
          </w:tcPr>
          <w:p w14:paraId="0D32C721"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700DE23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FACAF7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D49E1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DC15F6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42DD0EB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5896A4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336E8990" w14:textId="77777777">
        <w:tc>
          <w:tcPr>
            <w:tcW w:w="2088" w:type="dxa"/>
          </w:tcPr>
          <w:p w14:paraId="73BFE92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461886B"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CBB2A57"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35431A8"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001E302"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1B56D22B" w14:textId="77777777">
        <w:tc>
          <w:tcPr>
            <w:tcW w:w="2088" w:type="dxa"/>
          </w:tcPr>
          <w:p w14:paraId="32A017E1"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2C0DFE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C5AF14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E7A98E"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D60883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414F0D81" w14:textId="77777777">
        <w:tc>
          <w:tcPr>
            <w:tcW w:w="2088" w:type="dxa"/>
          </w:tcPr>
          <w:p w14:paraId="6CC97ED4"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913889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D6C198B"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1CB9AB"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0BBC9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780861AA" w14:textId="77777777">
        <w:tc>
          <w:tcPr>
            <w:tcW w:w="2088" w:type="dxa"/>
          </w:tcPr>
          <w:p w14:paraId="10C5D220"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101ADB5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15C3CB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A9127B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DAD9A6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74979C35"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w:t>
      </w:r>
      <w:r>
        <w:rPr>
          <w:rFonts w:ascii="Times New Roman" w:eastAsia="Times New Roman" w:hAnsi="Times New Roman" w:cs="Times New Roman"/>
          <w:color w:val="FF0000"/>
        </w:rPr>
        <w:t>compliant and put forth a strong</w:t>
      </w:r>
      <w:r>
        <w:rPr>
          <w:rFonts w:ascii="Times New Roman" w:eastAsia="Times New Roman" w:hAnsi="Times New Roman" w:cs="Times New Roman"/>
        </w:rPr>
        <w:t xml:space="preserve"> effort to achieve the highest possible motion for measurement.  Two inclinometers were utilized for measurements and the values recorded above.</w:t>
      </w:r>
    </w:p>
    <w:p w14:paraId="77509B5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A64E6DF"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3BF9D9B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w:t>
      </w: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  </w:t>
      </w:r>
    </w:p>
    <w:p w14:paraId="7B233AF7"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119A19F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FE37C9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352F6E7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08CBFE26" w14:textId="77777777">
        <w:tc>
          <w:tcPr>
            <w:tcW w:w="2088" w:type="dxa"/>
          </w:tcPr>
          <w:p w14:paraId="77AEB61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48D1DF4"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4C2BBBC"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DA8E793"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3C8C8CB"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709EFE07" w14:textId="77777777">
        <w:tc>
          <w:tcPr>
            <w:tcW w:w="2088" w:type="dxa"/>
          </w:tcPr>
          <w:p w14:paraId="14E1A896"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00D3F7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7494C5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2028CB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6DCD332"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68A2D4B4" w14:textId="77777777">
        <w:tc>
          <w:tcPr>
            <w:tcW w:w="2088" w:type="dxa"/>
          </w:tcPr>
          <w:p w14:paraId="1E843CB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521A212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F76CBDB"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B775F9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D9BAF5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75AF2F56" w14:textId="77777777">
        <w:tc>
          <w:tcPr>
            <w:tcW w:w="2088" w:type="dxa"/>
          </w:tcPr>
          <w:p w14:paraId="49C6E265"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6DE810D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ADABAE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41361E"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C5DCA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5CB7DE5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4D8AEC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4671D1AC" w14:textId="77777777">
        <w:tc>
          <w:tcPr>
            <w:tcW w:w="2088" w:type="dxa"/>
          </w:tcPr>
          <w:p w14:paraId="57B6E575"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E8DA46E"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AE9CB28"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623840A"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B8D4A8E"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158C8755" w14:textId="77777777">
        <w:tc>
          <w:tcPr>
            <w:tcW w:w="2088" w:type="dxa"/>
          </w:tcPr>
          <w:p w14:paraId="17859425"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tcPr>
          <w:p w14:paraId="7A910F0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9FB6E1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DBB58A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745A30B"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4EE8E138" w14:textId="77777777">
        <w:tc>
          <w:tcPr>
            <w:tcW w:w="2088" w:type="dxa"/>
          </w:tcPr>
          <w:p w14:paraId="4B30936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2193DA3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0275D3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1304D7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518AE6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306E4942" w14:textId="77777777">
        <w:tc>
          <w:tcPr>
            <w:tcW w:w="2088" w:type="dxa"/>
          </w:tcPr>
          <w:p w14:paraId="5714F5C9"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5A26150E"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202AFA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C194CEB"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1A8B68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11FD2D0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38B4A33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0A0396EE" w14:textId="77777777">
        <w:tc>
          <w:tcPr>
            <w:tcW w:w="2088" w:type="dxa"/>
          </w:tcPr>
          <w:p w14:paraId="04E6F1C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AD6A6AE"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7C521F4"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0B43EB8"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DD6F1B6"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602A4EC2" w14:textId="77777777">
        <w:tc>
          <w:tcPr>
            <w:tcW w:w="2088" w:type="dxa"/>
          </w:tcPr>
          <w:p w14:paraId="46C1EAB3"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8559E63"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7A9E8C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C53BF3C"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3DC2953"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4ADA8372" w14:textId="77777777">
        <w:tc>
          <w:tcPr>
            <w:tcW w:w="2088" w:type="dxa"/>
          </w:tcPr>
          <w:p w14:paraId="521C612F"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25C939D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3BBD66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81DE2B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D8FA5D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0944FA84" w14:textId="77777777">
        <w:tc>
          <w:tcPr>
            <w:tcW w:w="2088" w:type="dxa"/>
          </w:tcPr>
          <w:p w14:paraId="3BF191CB"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3D72E95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C6FA611"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242E218"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AE89FBD"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364B602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B4E64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5E8E" w14:paraId="1B9AA1F8" w14:textId="77777777">
        <w:tc>
          <w:tcPr>
            <w:tcW w:w="2088" w:type="dxa"/>
          </w:tcPr>
          <w:p w14:paraId="2AF3F6E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C540170"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DC819C0"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090C287"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C837E8C" w14:textId="77777777" w:rsidR="00495E8E" w:rsidRDefault="0000000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95E8E" w14:paraId="217962B6" w14:textId="77777777">
        <w:tc>
          <w:tcPr>
            <w:tcW w:w="2088" w:type="dxa"/>
          </w:tcPr>
          <w:p w14:paraId="16446A2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59A949CF"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E817CC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89C3AA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C81FAA4"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1D0B8205" w14:textId="77777777">
        <w:tc>
          <w:tcPr>
            <w:tcW w:w="2088" w:type="dxa"/>
          </w:tcPr>
          <w:p w14:paraId="48CCA0C8"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6D40E92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E3C73F9"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3A0155"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51E6AE"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r w:rsidR="00495E8E" w14:paraId="56376AF4" w14:textId="77777777">
        <w:tc>
          <w:tcPr>
            <w:tcW w:w="2088" w:type="dxa"/>
          </w:tcPr>
          <w:p w14:paraId="5D87C75E" w14:textId="77777777" w:rsidR="00495E8E" w:rsidRDefault="0000000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3CF83AEA"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9F8EDB7"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DC43CA0"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56BA56" w14:textId="77777777" w:rsidR="00495E8E" w:rsidRDefault="00495E8E">
            <w:pPr>
              <w:widowControl w:val="0"/>
              <w:tabs>
                <w:tab w:val="left" w:pos="-1440"/>
                <w:tab w:val="left" w:pos="-720"/>
              </w:tabs>
              <w:spacing w:after="0" w:line="240" w:lineRule="auto"/>
              <w:jc w:val="center"/>
              <w:rPr>
                <w:rFonts w:ascii="Times New Roman" w:eastAsia="Times New Roman" w:hAnsi="Times New Roman" w:cs="Times New Roman"/>
              </w:rPr>
            </w:pPr>
          </w:p>
        </w:tc>
      </w:tr>
    </w:tbl>
    <w:p w14:paraId="270EFA45"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w:t>
      </w:r>
      <w:r>
        <w:rPr>
          <w:rFonts w:ascii="Times New Roman" w:eastAsia="Times New Roman" w:hAnsi="Times New Roman" w:cs="Times New Roman"/>
          <w:color w:val="FF0000"/>
        </w:rPr>
        <w:t xml:space="preserve">compliant and put forth a strong effort </w:t>
      </w:r>
      <w:r>
        <w:rPr>
          <w:rFonts w:ascii="Times New Roman" w:eastAsia="Times New Roman" w:hAnsi="Times New Roman" w:cs="Times New Roman"/>
        </w:rPr>
        <w:t xml:space="preserve">to achieve the highest possible motion for measurement.  </w:t>
      </w:r>
    </w:p>
    <w:p w14:paraId="04A3E49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1E842455" w14:textId="77777777" w:rsidR="00495E8E" w:rsidRDefault="00495E8E">
      <w:pPr>
        <w:spacing w:after="0" w:line="240" w:lineRule="auto"/>
        <w:rPr>
          <w:rFonts w:ascii="Times New Roman" w:eastAsia="Times New Roman" w:hAnsi="Times New Roman" w:cs="Times New Roman"/>
        </w:rPr>
      </w:pPr>
    </w:p>
    <w:p w14:paraId="4E729750"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495E8E" w14:paraId="0CE7D26D" w14:textId="77777777">
        <w:tc>
          <w:tcPr>
            <w:tcW w:w="4243" w:type="dxa"/>
          </w:tcPr>
          <w:p w14:paraId="1D23A803" w14:textId="77777777" w:rsidR="00495E8E" w:rsidRDefault="00495E8E">
            <w:pPr>
              <w:spacing w:after="0" w:line="240" w:lineRule="auto"/>
              <w:rPr>
                <w:rFonts w:ascii="Times New Roman" w:eastAsia="Times New Roman" w:hAnsi="Times New Roman" w:cs="Times New Roman"/>
              </w:rPr>
            </w:pPr>
          </w:p>
        </w:tc>
        <w:tc>
          <w:tcPr>
            <w:tcW w:w="2124" w:type="dxa"/>
            <w:vAlign w:val="center"/>
          </w:tcPr>
          <w:p w14:paraId="7BF14DA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733D2CA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0A1C0C15" w14:textId="77777777">
        <w:tc>
          <w:tcPr>
            <w:tcW w:w="4243" w:type="dxa"/>
          </w:tcPr>
          <w:p w14:paraId="34805087"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399E15F9" w14:textId="77777777" w:rsidR="00495E8E" w:rsidRDefault="00495E8E">
            <w:pPr>
              <w:spacing w:after="0" w:line="240" w:lineRule="auto"/>
              <w:jc w:val="center"/>
              <w:rPr>
                <w:rFonts w:ascii="Times New Roman" w:eastAsia="Times New Roman" w:hAnsi="Times New Roman" w:cs="Times New Roman"/>
              </w:rPr>
            </w:pPr>
          </w:p>
        </w:tc>
        <w:tc>
          <w:tcPr>
            <w:tcW w:w="2119" w:type="dxa"/>
            <w:vAlign w:val="center"/>
          </w:tcPr>
          <w:p w14:paraId="00BDBD83" w14:textId="77777777" w:rsidR="00495E8E" w:rsidRDefault="00495E8E">
            <w:pPr>
              <w:spacing w:after="0" w:line="240" w:lineRule="auto"/>
              <w:jc w:val="center"/>
              <w:rPr>
                <w:rFonts w:ascii="Times New Roman" w:eastAsia="Times New Roman" w:hAnsi="Times New Roman" w:cs="Times New Roman"/>
              </w:rPr>
            </w:pPr>
          </w:p>
        </w:tc>
      </w:tr>
    </w:tbl>
    <w:p w14:paraId="71082BAA" w14:textId="77777777" w:rsidR="00495E8E" w:rsidRDefault="00495E8E">
      <w:pPr>
        <w:spacing w:after="0" w:line="240" w:lineRule="auto"/>
        <w:rPr>
          <w:rFonts w:ascii="Times New Roman" w:eastAsia="Times New Roman" w:hAnsi="Times New Roman" w:cs="Times New Roman"/>
          <w:u w:val="single"/>
        </w:rPr>
      </w:pPr>
    </w:p>
    <w:p w14:paraId="617FFA46"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5B14C0A" w14:textId="77777777" w:rsidR="00495E8E" w:rsidRDefault="00495E8E">
      <w:pPr>
        <w:spacing w:after="0" w:line="240" w:lineRule="auto"/>
        <w:rPr>
          <w:rFonts w:ascii="Times New Roman" w:eastAsia="Times New Roman" w:hAnsi="Times New Roman" w:cs="Times New Roman"/>
        </w:rPr>
      </w:pPr>
    </w:p>
    <w:p w14:paraId="7DBED1BA" w14:textId="77777777" w:rsidR="00495E8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C80D252" w14:textId="77777777" w:rsidR="00495E8E" w:rsidRDefault="00495E8E">
      <w:pPr>
        <w:spacing w:after="0" w:line="240" w:lineRule="auto"/>
        <w:rPr>
          <w:rFonts w:ascii="Times New Roman" w:eastAsia="Times New Roman" w:hAnsi="Times New Roman" w:cs="Times New Roman"/>
        </w:rPr>
      </w:pPr>
    </w:p>
    <w:p w14:paraId="1511501C"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43AFE1D"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633845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3169B7D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at greater trochanter</w:t>
      </w:r>
    </w:p>
    <w:p w14:paraId="3FBF1EE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at anterior hip joint</w:t>
      </w:r>
    </w:p>
    <w:p w14:paraId="221175A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2DBA3E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pain on flexion adduction internal rotator</w:t>
      </w:r>
    </w:p>
    <w:p w14:paraId="0F2B5752"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pain on flexion abduction external rotation</w:t>
      </w:r>
    </w:p>
    <w:p w14:paraId="0CC1911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78E746C9" w14:textId="77777777" w:rsidR="00495E8E" w:rsidRDefault="00495E8E">
      <w:pPr>
        <w:spacing w:after="0" w:line="240" w:lineRule="auto"/>
        <w:rPr>
          <w:rFonts w:ascii="Times New Roman" w:eastAsia="Times New Roman" w:hAnsi="Times New Roman" w:cs="Times New Roman"/>
        </w:rPr>
      </w:pPr>
    </w:p>
    <w:p w14:paraId="5B9398C2"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4858418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No</w:t>
      </w:r>
      <w:r>
        <w:rPr>
          <w:rFonts w:ascii="Times New Roman" w:eastAsia="Times New Roman" w:hAnsi="Times New Roman" w:cs="Times New Roman"/>
        </w:rPr>
        <w:t xml:space="preserve"> redness, swelling, or bruising</w:t>
      </w:r>
    </w:p>
    <w:p w14:paraId="7CD716A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628D2ED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at greater trochanter</w:t>
      </w:r>
    </w:p>
    <w:p w14:paraId="5D4A685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at anterior hip joint</w:t>
      </w:r>
    </w:p>
    <w:p w14:paraId="0A91859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BBF676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pain on flexion adduction internal rotator</w:t>
      </w:r>
    </w:p>
    <w:p w14:paraId="48EE709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pain on flexion abduction external rotation</w:t>
      </w:r>
    </w:p>
    <w:p w14:paraId="7E626E6D"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21334B6D"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495E8E" w14:paraId="5C49179F" w14:textId="77777777">
        <w:tc>
          <w:tcPr>
            <w:tcW w:w="4777" w:type="dxa"/>
          </w:tcPr>
          <w:p w14:paraId="47E169F1" w14:textId="77777777" w:rsidR="00495E8E" w:rsidRDefault="00495E8E">
            <w:pPr>
              <w:spacing w:after="0" w:line="240" w:lineRule="auto"/>
              <w:rPr>
                <w:rFonts w:ascii="Times New Roman" w:eastAsia="Times New Roman" w:hAnsi="Times New Roman" w:cs="Times New Roman"/>
              </w:rPr>
            </w:pPr>
          </w:p>
        </w:tc>
        <w:tc>
          <w:tcPr>
            <w:tcW w:w="1858" w:type="dxa"/>
            <w:vAlign w:val="center"/>
          </w:tcPr>
          <w:p w14:paraId="2DAA181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716C215E"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60DC0506" w14:textId="77777777">
        <w:tc>
          <w:tcPr>
            <w:tcW w:w="4777" w:type="dxa"/>
          </w:tcPr>
          <w:p w14:paraId="7B1C0DF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7E51C44D" w14:textId="77777777" w:rsidR="00495E8E" w:rsidRDefault="00495E8E">
            <w:pPr>
              <w:spacing w:after="0" w:line="240" w:lineRule="auto"/>
              <w:jc w:val="center"/>
              <w:rPr>
                <w:rFonts w:ascii="Times New Roman" w:eastAsia="Times New Roman" w:hAnsi="Times New Roman" w:cs="Times New Roman"/>
              </w:rPr>
            </w:pPr>
          </w:p>
        </w:tc>
        <w:tc>
          <w:tcPr>
            <w:tcW w:w="1851" w:type="dxa"/>
            <w:vAlign w:val="center"/>
          </w:tcPr>
          <w:p w14:paraId="21E4C811" w14:textId="77777777" w:rsidR="00495E8E" w:rsidRDefault="00495E8E">
            <w:pPr>
              <w:spacing w:after="0" w:line="240" w:lineRule="auto"/>
              <w:jc w:val="center"/>
              <w:rPr>
                <w:rFonts w:ascii="Times New Roman" w:eastAsia="Times New Roman" w:hAnsi="Times New Roman" w:cs="Times New Roman"/>
              </w:rPr>
            </w:pPr>
          </w:p>
        </w:tc>
      </w:tr>
      <w:tr w:rsidR="00495E8E" w14:paraId="44BD478E" w14:textId="77777777">
        <w:tc>
          <w:tcPr>
            <w:tcW w:w="4777" w:type="dxa"/>
          </w:tcPr>
          <w:p w14:paraId="73B990A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30EEDF23" w14:textId="77777777" w:rsidR="00495E8E" w:rsidRDefault="00495E8E">
            <w:pPr>
              <w:spacing w:after="0" w:line="240" w:lineRule="auto"/>
              <w:jc w:val="center"/>
              <w:rPr>
                <w:rFonts w:ascii="Times New Roman" w:eastAsia="Times New Roman" w:hAnsi="Times New Roman" w:cs="Times New Roman"/>
              </w:rPr>
            </w:pPr>
          </w:p>
        </w:tc>
        <w:tc>
          <w:tcPr>
            <w:tcW w:w="1851" w:type="dxa"/>
            <w:vAlign w:val="center"/>
          </w:tcPr>
          <w:p w14:paraId="56F3096C" w14:textId="77777777" w:rsidR="00495E8E" w:rsidRDefault="00495E8E">
            <w:pPr>
              <w:spacing w:after="0" w:line="240" w:lineRule="auto"/>
              <w:jc w:val="center"/>
              <w:rPr>
                <w:rFonts w:ascii="Times New Roman" w:eastAsia="Times New Roman" w:hAnsi="Times New Roman" w:cs="Times New Roman"/>
              </w:rPr>
            </w:pPr>
          </w:p>
        </w:tc>
      </w:tr>
      <w:tr w:rsidR="00495E8E" w14:paraId="3C81801C" w14:textId="77777777">
        <w:tc>
          <w:tcPr>
            <w:tcW w:w="4777" w:type="dxa"/>
          </w:tcPr>
          <w:p w14:paraId="2C6EEBD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3659E44E" w14:textId="77777777" w:rsidR="00495E8E" w:rsidRDefault="00495E8E">
            <w:pPr>
              <w:spacing w:after="0" w:line="240" w:lineRule="auto"/>
              <w:jc w:val="center"/>
              <w:rPr>
                <w:rFonts w:ascii="Times New Roman" w:eastAsia="Times New Roman" w:hAnsi="Times New Roman" w:cs="Times New Roman"/>
              </w:rPr>
            </w:pPr>
          </w:p>
        </w:tc>
        <w:tc>
          <w:tcPr>
            <w:tcW w:w="1851" w:type="dxa"/>
            <w:vAlign w:val="center"/>
          </w:tcPr>
          <w:p w14:paraId="31985855" w14:textId="77777777" w:rsidR="00495E8E" w:rsidRDefault="00495E8E">
            <w:pPr>
              <w:spacing w:after="0" w:line="240" w:lineRule="auto"/>
              <w:jc w:val="center"/>
              <w:rPr>
                <w:rFonts w:ascii="Times New Roman" w:eastAsia="Times New Roman" w:hAnsi="Times New Roman" w:cs="Times New Roman"/>
              </w:rPr>
            </w:pPr>
          </w:p>
        </w:tc>
      </w:tr>
      <w:tr w:rsidR="00495E8E" w14:paraId="0D01CDF7" w14:textId="77777777">
        <w:tc>
          <w:tcPr>
            <w:tcW w:w="4777" w:type="dxa"/>
          </w:tcPr>
          <w:p w14:paraId="4F1C73B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1190CAAB" w14:textId="77777777" w:rsidR="00495E8E" w:rsidRDefault="00495E8E">
            <w:pPr>
              <w:spacing w:after="0" w:line="240" w:lineRule="auto"/>
              <w:jc w:val="center"/>
              <w:rPr>
                <w:rFonts w:ascii="Times New Roman" w:eastAsia="Times New Roman" w:hAnsi="Times New Roman" w:cs="Times New Roman"/>
              </w:rPr>
            </w:pPr>
          </w:p>
        </w:tc>
        <w:tc>
          <w:tcPr>
            <w:tcW w:w="1851" w:type="dxa"/>
            <w:vAlign w:val="center"/>
          </w:tcPr>
          <w:p w14:paraId="7ABBADA7" w14:textId="77777777" w:rsidR="00495E8E" w:rsidRDefault="00495E8E">
            <w:pPr>
              <w:spacing w:after="0" w:line="240" w:lineRule="auto"/>
              <w:jc w:val="center"/>
              <w:rPr>
                <w:rFonts w:ascii="Times New Roman" w:eastAsia="Times New Roman" w:hAnsi="Times New Roman" w:cs="Times New Roman"/>
              </w:rPr>
            </w:pPr>
          </w:p>
        </w:tc>
      </w:tr>
      <w:tr w:rsidR="00495E8E" w14:paraId="2325BB92" w14:textId="77777777">
        <w:tc>
          <w:tcPr>
            <w:tcW w:w="4777" w:type="dxa"/>
          </w:tcPr>
          <w:p w14:paraId="19473E9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5D391A18" w14:textId="77777777" w:rsidR="00495E8E" w:rsidRDefault="00495E8E">
            <w:pPr>
              <w:spacing w:after="0" w:line="240" w:lineRule="auto"/>
              <w:jc w:val="center"/>
              <w:rPr>
                <w:rFonts w:ascii="Times New Roman" w:eastAsia="Times New Roman" w:hAnsi="Times New Roman" w:cs="Times New Roman"/>
              </w:rPr>
            </w:pPr>
          </w:p>
        </w:tc>
        <w:tc>
          <w:tcPr>
            <w:tcW w:w="1851" w:type="dxa"/>
            <w:vAlign w:val="center"/>
          </w:tcPr>
          <w:p w14:paraId="72AAF27E" w14:textId="77777777" w:rsidR="00495E8E" w:rsidRDefault="00495E8E">
            <w:pPr>
              <w:spacing w:after="0" w:line="240" w:lineRule="auto"/>
              <w:jc w:val="center"/>
              <w:rPr>
                <w:rFonts w:ascii="Times New Roman" w:eastAsia="Times New Roman" w:hAnsi="Times New Roman" w:cs="Times New Roman"/>
              </w:rPr>
            </w:pPr>
          </w:p>
        </w:tc>
      </w:tr>
      <w:tr w:rsidR="00495E8E" w14:paraId="47EEEDBB" w14:textId="77777777">
        <w:tc>
          <w:tcPr>
            <w:tcW w:w="4777" w:type="dxa"/>
          </w:tcPr>
          <w:p w14:paraId="799983D0"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1162B01C" w14:textId="77777777" w:rsidR="00495E8E" w:rsidRDefault="00495E8E">
            <w:pPr>
              <w:spacing w:after="0" w:line="240" w:lineRule="auto"/>
              <w:jc w:val="center"/>
              <w:rPr>
                <w:rFonts w:ascii="Times New Roman" w:eastAsia="Times New Roman" w:hAnsi="Times New Roman" w:cs="Times New Roman"/>
              </w:rPr>
            </w:pPr>
          </w:p>
        </w:tc>
        <w:tc>
          <w:tcPr>
            <w:tcW w:w="1851" w:type="dxa"/>
            <w:vAlign w:val="center"/>
          </w:tcPr>
          <w:p w14:paraId="120AEB3B" w14:textId="77777777" w:rsidR="00495E8E" w:rsidRDefault="00495E8E">
            <w:pPr>
              <w:spacing w:after="0" w:line="240" w:lineRule="auto"/>
              <w:jc w:val="center"/>
              <w:rPr>
                <w:rFonts w:ascii="Times New Roman" w:eastAsia="Times New Roman" w:hAnsi="Times New Roman" w:cs="Times New Roman"/>
              </w:rPr>
            </w:pPr>
          </w:p>
        </w:tc>
      </w:tr>
      <w:tr w:rsidR="00495E8E" w14:paraId="5628ECBD" w14:textId="77777777">
        <w:tc>
          <w:tcPr>
            <w:tcW w:w="4777" w:type="dxa"/>
          </w:tcPr>
          <w:p w14:paraId="3422FAB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3CF9523D" w14:textId="77777777" w:rsidR="00495E8E" w:rsidRDefault="00495E8E">
            <w:pPr>
              <w:spacing w:after="0" w:line="240" w:lineRule="auto"/>
              <w:jc w:val="center"/>
              <w:rPr>
                <w:rFonts w:ascii="Times New Roman" w:eastAsia="Times New Roman" w:hAnsi="Times New Roman" w:cs="Times New Roman"/>
              </w:rPr>
            </w:pPr>
          </w:p>
        </w:tc>
        <w:tc>
          <w:tcPr>
            <w:tcW w:w="1851" w:type="dxa"/>
            <w:vAlign w:val="center"/>
          </w:tcPr>
          <w:p w14:paraId="43D4CF7E" w14:textId="77777777" w:rsidR="00495E8E" w:rsidRDefault="00495E8E">
            <w:pPr>
              <w:spacing w:after="0" w:line="240" w:lineRule="auto"/>
              <w:jc w:val="center"/>
              <w:rPr>
                <w:rFonts w:ascii="Times New Roman" w:eastAsia="Times New Roman" w:hAnsi="Times New Roman" w:cs="Times New Roman"/>
              </w:rPr>
            </w:pPr>
          </w:p>
        </w:tc>
      </w:tr>
    </w:tbl>
    <w:p w14:paraId="7B0EF1F0"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76477E1" w14:textId="77777777" w:rsidR="00495E8E" w:rsidRDefault="00495E8E">
      <w:pPr>
        <w:spacing w:after="0" w:line="240" w:lineRule="auto"/>
        <w:rPr>
          <w:rFonts w:ascii="Times New Roman" w:eastAsia="Times New Roman" w:hAnsi="Times New Roman" w:cs="Times New Roman"/>
        </w:rPr>
      </w:pPr>
    </w:p>
    <w:p w14:paraId="3457B799" w14:textId="77777777" w:rsidR="00495E8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242B3FA7" w14:textId="77777777" w:rsidR="00495E8E" w:rsidRDefault="00495E8E">
      <w:pPr>
        <w:spacing w:after="0" w:line="240" w:lineRule="auto"/>
        <w:rPr>
          <w:rFonts w:ascii="Times New Roman" w:eastAsia="Times New Roman" w:hAnsi="Times New Roman" w:cs="Times New Roman"/>
        </w:rPr>
      </w:pPr>
    </w:p>
    <w:p w14:paraId="2A359FB1"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663C21B7"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BE6503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3D9FDC3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medial joint line</w:t>
      </w:r>
    </w:p>
    <w:p w14:paraId="38D0177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lateral joint line</w:t>
      </w:r>
    </w:p>
    <w:p w14:paraId="22207F1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anterior extensor mechanism</w:t>
      </w:r>
    </w:p>
    <w:p w14:paraId="53B7F61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36973D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0F8D55D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C222FE8" w14:textId="77777777" w:rsidR="00495E8E" w:rsidRDefault="00495E8E">
      <w:pPr>
        <w:spacing w:after="0" w:line="240" w:lineRule="auto"/>
        <w:rPr>
          <w:rFonts w:ascii="Times New Roman" w:eastAsia="Times New Roman" w:hAnsi="Times New Roman" w:cs="Times New Roman"/>
        </w:rPr>
      </w:pPr>
    </w:p>
    <w:p w14:paraId="0694B03A"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139457D"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D2B8A8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surgical scars</w:t>
      </w:r>
    </w:p>
    <w:p w14:paraId="6A6E26C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medial joint line</w:t>
      </w:r>
    </w:p>
    <w:p w14:paraId="1ED2499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lateral joint line</w:t>
      </w:r>
    </w:p>
    <w:p w14:paraId="045D8FD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anterior extensor mechanism</w:t>
      </w:r>
    </w:p>
    <w:p w14:paraId="1463826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88F2AD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76C8B5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A2AA31B" w14:textId="77777777" w:rsidR="00495E8E" w:rsidRDefault="00495E8E">
      <w:pPr>
        <w:spacing w:after="0" w:line="240" w:lineRule="auto"/>
        <w:rPr>
          <w:rFonts w:ascii="Times New Roman" w:eastAsia="Times New Roman" w:hAnsi="Times New Roman" w:cs="Times New Roman"/>
        </w:rPr>
      </w:pPr>
    </w:p>
    <w:p w14:paraId="30C0317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95E8E" w14:paraId="631C5CCD" w14:textId="77777777">
        <w:tc>
          <w:tcPr>
            <w:tcW w:w="4248" w:type="dxa"/>
          </w:tcPr>
          <w:p w14:paraId="5836FA06" w14:textId="77777777" w:rsidR="00495E8E" w:rsidRDefault="00495E8E">
            <w:pPr>
              <w:spacing w:after="0" w:line="240" w:lineRule="auto"/>
              <w:rPr>
                <w:rFonts w:ascii="Times New Roman" w:eastAsia="Times New Roman" w:hAnsi="Times New Roman" w:cs="Times New Roman"/>
              </w:rPr>
            </w:pPr>
          </w:p>
        </w:tc>
        <w:tc>
          <w:tcPr>
            <w:tcW w:w="2122" w:type="dxa"/>
            <w:vAlign w:val="center"/>
          </w:tcPr>
          <w:p w14:paraId="502296D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A00933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33A0649F" w14:textId="77777777">
        <w:tc>
          <w:tcPr>
            <w:tcW w:w="4248" w:type="dxa"/>
          </w:tcPr>
          <w:p w14:paraId="52210AAD"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8A35F65" w14:textId="77777777" w:rsidR="00495E8E" w:rsidRDefault="00495E8E">
            <w:pPr>
              <w:spacing w:after="0" w:line="240" w:lineRule="auto"/>
              <w:jc w:val="center"/>
              <w:rPr>
                <w:rFonts w:ascii="Times New Roman" w:eastAsia="Times New Roman" w:hAnsi="Times New Roman" w:cs="Times New Roman"/>
              </w:rPr>
            </w:pPr>
          </w:p>
        </w:tc>
        <w:tc>
          <w:tcPr>
            <w:tcW w:w="2116" w:type="dxa"/>
            <w:vAlign w:val="center"/>
          </w:tcPr>
          <w:p w14:paraId="0E8F89A6" w14:textId="77777777" w:rsidR="00495E8E" w:rsidRDefault="00495E8E">
            <w:pPr>
              <w:spacing w:after="0" w:line="240" w:lineRule="auto"/>
              <w:jc w:val="center"/>
              <w:rPr>
                <w:rFonts w:ascii="Times New Roman" w:eastAsia="Times New Roman" w:hAnsi="Times New Roman" w:cs="Times New Roman"/>
              </w:rPr>
            </w:pPr>
          </w:p>
        </w:tc>
      </w:tr>
      <w:tr w:rsidR="00495E8E" w14:paraId="1E3A2E6F" w14:textId="77777777">
        <w:tc>
          <w:tcPr>
            <w:tcW w:w="4248" w:type="dxa"/>
          </w:tcPr>
          <w:p w14:paraId="2B40EDE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74F344A0" w14:textId="77777777" w:rsidR="00495E8E" w:rsidRDefault="00495E8E">
            <w:pPr>
              <w:spacing w:after="0" w:line="240" w:lineRule="auto"/>
              <w:jc w:val="center"/>
              <w:rPr>
                <w:rFonts w:ascii="Times New Roman" w:eastAsia="Times New Roman" w:hAnsi="Times New Roman" w:cs="Times New Roman"/>
              </w:rPr>
            </w:pPr>
          </w:p>
        </w:tc>
        <w:tc>
          <w:tcPr>
            <w:tcW w:w="2116" w:type="dxa"/>
          </w:tcPr>
          <w:p w14:paraId="339CB78B" w14:textId="77777777" w:rsidR="00495E8E" w:rsidRDefault="00495E8E">
            <w:pPr>
              <w:spacing w:after="0" w:line="240" w:lineRule="auto"/>
              <w:jc w:val="center"/>
              <w:rPr>
                <w:rFonts w:ascii="Times New Roman" w:eastAsia="Times New Roman" w:hAnsi="Times New Roman" w:cs="Times New Roman"/>
              </w:rPr>
            </w:pPr>
          </w:p>
        </w:tc>
      </w:tr>
    </w:tbl>
    <w:p w14:paraId="3914111F"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1E19FF6" w14:textId="77777777" w:rsidR="00495E8E" w:rsidRDefault="00495E8E">
      <w:pPr>
        <w:spacing w:after="0" w:line="240" w:lineRule="auto"/>
        <w:rPr>
          <w:rFonts w:ascii="Times New Roman" w:eastAsia="Times New Roman" w:hAnsi="Times New Roman" w:cs="Times New Roman"/>
        </w:rPr>
      </w:pPr>
    </w:p>
    <w:p w14:paraId="57C28811" w14:textId="77777777" w:rsidR="00495E8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5CEADD00" w14:textId="77777777" w:rsidR="00495E8E" w:rsidRDefault="00495E8E">
      <w:pPr>
        <w:spacing w:after="0" w:line="240" w:lineRule="auto"/>
        <w:jc w:val="both"/>
        <w:rPr>
          <w:rFonts w:ascii="Times New Roman" w:eastAsia="Times New Roman" w:hAnsi="Times New Roman" w:cs="Times New Roman"/>
        </w:rPr>
      </w:pPr>
    </w:p>
    <w:p w14:paraId="392D2743" w14:textId="77777777" w:rsidR="00495E8E"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1447FC26"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8A10A3C"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45125DC3"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w:t>
      </w:r>
      <w:r>
        <w:rPr>
          <w:rFonts w:ascii="Times New Roman" w:eastAsia="Times New Roman" w:hAnsi="Times New Roman" w:cs="Times New Roman"/>
          <w:color w:val="FF0000"/>
        </w:rPr>
        <w:t>intact</w:t>
      </w:r>
      <w:r>
        <w:rPr>
          <w:rFonts w:ascii="Times New Roman" w:eastAsia="Times New Roman" w:hAnsi="Times New Roman" w:cs="Times New Roman"/>
        </w:rPr>
        <w:t xml:space="preserve"> to light touch medial, lateral, dorsal, plantar, first dorsal webspace</w:t>
      </w:r>
    </w:p>
    <w:p w14:paraId="6CA3E3FE"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66E8587"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905686E"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1F841C61"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edema or tenderness about peroneal tendons</w:t>
      </w:r>
    </w:p>
    <w:p w14:paraId="2A41759A"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edema or tenderness about posterior tibial tendon</w:t>
      </w:r>
    </w:p>
    <w:p w14:paraId="2C496FE9"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edema or tenderness about Achilles tendon</w:t>
      </w:r>
    </w:p>
    <w:p w14:paraId="185704C1"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ntender to palpation sinus tarsi</w:t>
      </w:r>
    </w:p>
    <w:p w14:paraId="5D5E220C"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ntender to palpation midfoot</w:t>
      </w:r>
    </w:p>
    <w:p w14:paraId="7F4D2090"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ntender to palpation origin of the plantar fascia</w:t>
      </w:r>
    </w:p>
    <w:p w14:paraId="4CE73E54" w14:textId="77777777" w:rsidR="00495E8E" w:rsidRDefault="00495E8E">
      <w:pPr>
        <w:spacing w:after="0" w:line="240" w:lineRule="auto"/>
        <w:jc w:val="both"/>
        <w:rPr>
          <w:rFonts w:ascii="Times New Roman" w:eastAsia="Times New Roman" w:hAnsi="Times New Roman" w:cs="Times New Roman"/>
        </w:rPr>
      </w:pPr>
    </w:p>
    <w:p w14:paraId="5E4F0CD5" w14:textId="77777777" w:rsidR="00495E8E"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19AC2BEF"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D1E4085"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C9E2036"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w:t>
      </w:r>
      <w:r>
        <w:rPr>
          <w:rFonts w:ascii="Times New Roman" w:eastAsia="Times New Roman" w:hAnsi="Times New Roman" w:cs="Times New Roman"/>
          <w:color w:val="FF0000"/>
        </w:rPr>
        <w:t>intact</w:t>
      </w:r>
      <w:r>
        <w:rPr>
          <w:rFonts w:ascii="Times New Roman" w:eastAsia="Times New Roman" w:hAnsi="Times New Roman" w:cs="Times New Roman"/>
        </w:rPr>
        <w:t xml:space="preserve"> to light touch medial, lateral, dorsal, plantar, first dorsal webspace</w:t>
      </w:r>
    </w:p>
    <w:p w14:paraId="29466EB1"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E114330"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74B3578"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B4F1CCE"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edema or tenderness about peroneal tendons</w:t>
      </w:r>
    </w:p>
    <w:p w14:paraId="1510C702"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edema or tenderness about posterior tibial tendon</w:t>
      </w:r>
    </w:p>
    <w:p w14:paraId="3FAF45BC"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edema or tenderness about Achilles tendon</w:t>
      </w:r>
    </w:p>
    <w:p w14:paraId="42130501"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ntender to palpation sinus tarsi</w:t>
      </w:r>
    </w:p>
    <w:p w14:paraId="6EB3CAAE"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ntender to palpation midfoot</w:t>
      </w:r>
    </w:p>
    <w:p w14:paraId="027374D1"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ntender to palpation origin of the plantar fascia</w:t>
      </w:r>
    </w:p>
    <w:p w14:paraId="2255364B" w14:textId="77777777" w:rsidR="00495E8E" w:rsidRDefault="00495E8E">
      <w:pPr>
        <w:spacing w:after="0" w:line="240" w:lineRule="auto"/>
        <w:rPr>
          <w:rFonts w:ascii="Times New Roman" w:eastAsia="Times New Roman" w:hAnsi="Times New Roman" w:cs="Times New Roman"/>
        </w:rPr>
      </w:pPr>
    </w:p>
    <w:p w14:paraId="3A108FD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495E8E" w14:paraId="14D60F85" w14:textId="77777777">
        <w:tc>
          <w:tcPr>
            <w:tcW w:w="4265" w:type="dxa"/>
          </w:tcPr>
          <w:p w14:paraId="286B55F2" w14:textId="77777777" w:rsidR="00495E8E" w:rsidRDefault="00495E8E">
            <w:pPr>
              <w:spacing w:after="0" w:line="240" w:lineRule="auto"/>
              <w:rPr>
                <w:rFonts w:ascii="Times New Roman" w:eastAsia="Times New Roman" w:hAnsi="Times New Roman" w:cs="Times New Roman"/>
              </w:rPr>
            </w:pPr>
          </w:p>
        </w:tc>
        <w:tc>
          <w:tcPr>
            <w:tcW w:w="2114" w:type="dxa"/>
            <w:vAlign w:val="center"/>
          </w:tcPr>
          <w:p w14:paraId="38CCDDC9"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26653CB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61725500" w14:textId="77777777">
        <w:tc>
          <w:tcPr>
            <w:tcW w:w="4265" w:type="dxa"/>
          </w:tcPr>
          <w:p w14:paraId="731E242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665DC6E7" w14:textId="77777777" w:rsidR="00495E8E" w:rsidRDefault="00495E8E">
            <w:pPr>
              <w:spacing w:after="0" w:line="240" w:lineRule="auto"/>
              <w:jc w:val="center"/>
              <w:rPr>
                <w:rFonts w:ascii="Times New Roman" w:eastAsia="Times New Roman" w:hAnsi="Times New Roman" w:cs="Times New Roman"/>
              </w:rPr>
            </w:pPr>
          </w:p>
        </w:tc>
        <w:tc>
          <w:tcPr>
            <w:tcW w:w="2107" w:type="dxa"/>
            <w:vAlign w:val="center"/>
          </w:tcPr>
          <w:p w14:paraId="36A48AEC" w14:textId="77777777" w:rsidR="00495E8E" w:rsidRDefault="00495E8E">
            <w:pPr>
              <w:spacing w:after="0" w:line="240" w:lineRule="auto"/>
              <w:jc w:val="center"/>
              <w:rPr>
                <w:rFonts w:ascii="Times New Roman" w:eastAsia="Times New Roman" w:hAnsi="Times New Roman" w:cs="Times New Roman"/>
              </w:rPr>
            </w:pPr>
          </w:p>
        </w:tc>
      </w:tr>
      <w:tr w:rsidR="00495E8E" w14:paraId="60464333" w14:textId="77777777">
        <w:tc>
          <w:tcPr>
            <w:tcW w:w="4265" w:type="dxa"/>
          </w:tcPr>
          <w:p w14:paraId="7A33D5F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31A42CF6" w14:textId="77777777" w:rsidR="00495E8E" w:rsidRDefault="00495E8E">
            <w:pPr>
              <w:spacing w:after="0" w:line="240" w:lineRule="auto"/>
              <w:jc w:val="center"/>
              <w:rPr>
                <w:rFonts w:ascii="Times New Roman" w:eastAsia="Times New Roman" w:hAnsi="Times New Roman" w:cs="Times New Roman"/>
              </w:rPr>
            </w:pPr>
          </w:p>
        </w:tc>
        <w:tc>
          <w:tcPr>
            <w:tcW w:w="2107" w:type="dxa"/>
          </w:tcPr>
          <w:p w14:paraId="025DB71B" w14:textId="77777777" w:rsidR="00495E8E" w:rsidRDefault="00495E8E">
            <w:pPr>
              <w:spacing w:after="0" w:line="240" w:lineRule="auto"/>
              <w:jc w:val="center"/>
              <w:rPr>
                <w:rFonts w:ascii="Times New Roman" w:eastAsia="Times New Roman" w:hAnsi="Times New Roman" w:cs="Times New Roman"/>
              </w:rPr>
            </w:pPr>
          </w:p>
        </w:tc>
      </w:tr>
      <w:tr w:rsidR="00495E8E" w14:paraId="13F273B8" w14:textId="77777777">
        <w:tc>
          <w:tcPr>
            <w:tcW w:w="4265" w:type="dxa"/>
          </w:tcPr>
          <w:p w14:paraId="028CE4C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7232852E" w14:textId="77777777" w:rsidR="00495E8E" w:rsidRDefault="00495E8E">
            <w:pPr>
              <w:spacing w:after="0" w:line="240" w:lineRule="auto"/>
              <w:jc w:val="center"/>
              <w:rPr>
                <w:rFonts w:ascii="Times New Roman" w:eastAsia="Times New Roman" w:hAnsi="Times New Roman" w:cs="Times New Roman"/>
              </w:rPr>
            </w:pPr>
          </w:p>
        </w:tc>
        <w:tc>
          <w:tcPr>
            <w:tcW w:w="2107" w:type="dxa"/>
          </w:tcPr>
          <w:p w14:paraId="172C2775" w14:textId="77777777" w:rsidR="00495E8E" w:rsidRDefault="00495E8E">
            <w:pPr>
              <w:spacing w:after="0" w:line="240" w:lineRule="auto"/>
              <w:jc w:val="center"/>
              <w:rPr>
                <w:rFonts w:ascii="Times New Roman" w:eastAsia="Times New Roman" w:hAnsi="Times New Roman" w:cs="Times New Roman"/>
              </w:rPr>
            </w:pPr>
          </w:p>
        </w:tc>
      </w:tr>
      <w:tr w:rsidR="00495E8E" w14:paraId="3C58637F" w14:textId="77777777">
        <w:tc>
          <w:tcPr>
            <w:tcW w:w="4265" w:type="dxa"/>
          </w:tcPr>
          <w:p w14:paraId="574E26DE"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6C36085C" w14:textId="77777777" w:rsidR="00495E8E" w:rsidRDefault="00495E8E">
            <w:pPr>
              <w:spacing w:after="0" w:line="240" w:lineRule="auto"/>
              <w:jc w:val="center"/>
              <w:rPr>
                <w:rFonts w:ascii="Times New Roman" w:eastAsia="Times New Roman" w:hAnsi="Times New Roman" w:cs="Times New Roman"/>
              </w:rPr>
            </w:pPr>
          </w:p>
        </w:tc>
        <w:tc>
          <w:tcPr>
            <w:tcW w:w="2107" w:type="dxa"/>
          </w:tcPr>
          <w:p w14:paraId="6FEB98F8" w14:textId="77777777" w:rsidR="00495E8E" w:rsidRDefault="00495E8E">
            <w:pPr>
              <w:spacing w:after="0" w:line="240" w:lineRule="auto"/>
              <w:jc w:val="center"/>
              <w:rPr>
                <w:rFonts w:ascii="Times New Roman" w:eastAsia="Times New Roman" w:hAnsi="Times New Roman" w:cs="Times New Roman"/>
              </w:rPr>
            </w:pPr>
          </w:p>
        </w:tc>
      </w:tr>
      <w:tr w:rsidR="00495E8E" w14:paraId="70E2E8D9" w14:textId="77777777">
        <w:tc>
          <w:tcPr>
            <w:tcW w:w="4265" w:type="dxa"/>
          </w:tcPr>
          <w:p w14:paraId="25EDCD4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2EE954AB" w14:textId="77777777" w:rsidR="00495E8E" w:rsidRDefault="00495E8E">
            <w:pPr>
              <w:spacing w:after="0" w:line="240" w:lineRule="auto"/>
              <w:jc w:val="center"/>
              <w:rPr>
                <w:rFonts w:ascii="Times New Roman" w:eastAsia="Times New Roman" w:hAnsi="Times New Roman" w:cs="Times New Roman"/>
              </w:rPr>
            </w:pPr>
          </w:p>
        </w:tc>
        <w:tc>
          <w:tcPr>
            <w:tcW w:w="2107" w:type="dxa"/>
          </w:tcPr>
          <w:p w14:paraId="4861F438" w14:textId="77777777" w:rsidR="00495E8E" w:rsidRDefault="00495E8E">
            <w:pPr>
              <w:spacing w:after="0" w:line="240" w:lineRule="auto"/>
              <w:jc w:val="center"/>
              <w:rPr>
                <w:rFonts w:ascii="Times New Roman" w:eastAsia="Times New Roman" w:hAnsi="Times New Roman" w:cs="Times New Roman"/>
              </w:rPr>
            </w:pPr>
          </w:p>
        </w:tc>
      </w:tr>
      <w:tr w:rsidR="00495E8E" w14:paraId="142129F4" w14:textId="77777777">
        <w:tc>
          <w:tcPr>
            <w:tcW w:w="4265" w:type="dxa"/>
          </w:tcPr>
          <w:p w14:paraId="4C0BCB3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7B80A71E" w14:textId="77777777" w:rsidR="00495E8E" w:rsidRDefault="00495E8E">
            <w:pPr>
              <w:spacing w:after="0" w:line="240" w:lineRule="auto"/>
              <w:jc w:val="center"/>
              <w:rPr>
                <w:rFonts w:ascii="Times New Roman" w:eastAsia="Times New Roman" w:hAnsi="Times New Roman" w:cs="Times New Roman"/>
              </w:rPr>
            </w:pPr>
          </w:p>
        </w:tc>
        <w:tc>
          <w:tcPr>
            <w:tcW w:w="2107" w:type="dxa"/>
          </w:tcPr>
          <w:p w14:paraId="11982070" w14:textId="77777777" w:rsidR="00495E8E" w:rsidRDefault="00495E8E">
            <w:pPr>
              <w:spacing w:after="0" w:line="240" w:lineRule="auto"/>
              <w:jc w:val="center"/>
              <w:rPr>
                <w:rFonts w:ascii="Times New Roman" w:eastAsia="Times New Roman" w:hAnsi="Times New Roman" w:cs="Times New Roman"/>
              </w:rPr>
            </w:pPr>
          </w:p>
        </w:tc>
      </w:tr>
    </w:tbl>
    <w:p w14:paraId="57533122"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D90C7BC" w14:textId="77777777" w:rsidR="00495E8E" w:rsidRDefault="00495E8E">
      <w:pPr>
        <w:spacing w:after="0" w:line="240" w:lineRule="auto"/>
        <w:jc w:val="both"/>
        <w:rPr>
          <w:rFonts w:ascii="Times New Roman" w:eastAsia="Times New Roman" w:hAnsi="Times New Roman" w:cs="Times New Roman"/>
        </w:rPr>
      </w:pPr>
    </w:p>
    <w:p w14:paraId="264B3DBB"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2F8BFEE2" w14:textId="77777777" w:rsidR="00495E8E" w:rsidRDefault="00495E8E">
      <w:pPr>
        <w:spacing w:after="0" w:line="240" w:lineRule="auto"/>
        <w:rPr>
          <w:rFonts w:ascii="Times New Roman" w:eastAsia="Times New Roman" w:hAnsi="Times New Roman" w:cs="Times New Roman"/>
          <w:b/>
          <w:u w:val="single"/>
        </w:rPr>
      </w:pPr>
    </w:p>
    <w:p w14:paraId="28BDF6AD" w14:textId="77777777" w:rsidR="00495E8E"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1AAD04C5" w14:textId="77777777" w:rsidR="00495E8E" w:rsidRDefault="00495E8E">
      <w:pPr>
        <w:spacing w:after="0" w:line="240" w:lineRule="auto"/>
        <w:rPr>
          <w:rFonts w:ascii="Times New Roman" w:eastAsia="Times New Roman" w:hAnsi="Times New Roman" w:cs="Times New Roman"/>
          <w:u w:val="single"/>
        </w:rPr>
      </w:pPr>
    </w:p>
    <w:p w14:paraId="7A9CBCB3" w14:textId="77777777" w:rsidR="00495E8E"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6A0015A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w:t>
      </w:r>
      <w:r>
        <w:rPr>
          <w:rFonts w:ascii="Times New Roman" w:eastAsia="Times New Roman" w:hAnsi="Times New Roman" w:cs="Times New Roman"/>
          <w:color w:val="FF0000"/>
        </w:rPr>
        <w:t>normal</w:t>
      </w:r>
      <w:r>
        <w:rPr>
          <w:rFonts w:ascii="Times New Roman" w:eastAsia="Times New Roman" w:hAnsi="Times New Roman" w:cs="Times New Roman"/>
        </w:rPr>
        <w:t xml:space="preserve"> tone.  </w:t>
      </w:r>
      <w:r>
        <w:rPr>
          <w:rFonts w:ascii="Times New Roman" w:eastAsia="Times New Roman" w:hAnsi="Times New Roman" w:cs="Times New Roman"/>
          <w:color w:val="FF0000"/>
        </w:rPr>
        <w:t>No</w:t>
      </w:r>
      <w:r>
        <w:rPr>
          <w:rFonts w:ascii="Times New Roman" w:eastAsia="Times New Roman" w:hAnsi="Times New Roman" w:cs="Times New Roman"/>
        </w:rPr>
        <w:t xml:space="preserve"> evidence of spasticity or fasciculations.</w:t>
      </w:r>
    </w:p>
    <w:p w14:paraId="204AFCBD" w14:textId="77777777" w:rsidR="00495E8E" w:rsidRDefault="00495E8E">
      <w:pPr>
        <w:spacing w:after="0" w:line="240" w:lineRule="auto"/>
        <w:rPr>
          <w:rFonts w:ascii="Times New Roman" w:eastAsia="Times New Roman" w:hAnsi="Times New Roman" w:cs="Times New Roman"/>
        </w:rPr>
      </w:pPr>
    </w:p>
    <w:p w14:paraId="77CE8F10"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495E8E" w14:paraId="09299E0A" w14:textId="77777777">
        <w:tc>
          <w:tcPr>
            <w:tcW w:w="1681" w:type="dxa"/>
          </w:tcPr>
          <w:p w14:paraId="4A533FB0" w14:textId="77777777" w:rsidR="00495E8E" w:rsidRDefault="00495E8E">
            <w:pPr>
              <w:spacing w:after="0" w:line="240" w:lineRule="auto"/>
              <w:rPr>
                <w:rFonts w:ascii="Times New Roman" w:eastAsia="Times New Roman" w:hAnsi="Times New Roman" w:cs="Times New Roman"/>
              </w:rPr>
            </w:pPr>
          </w:p>
        </w:tc>
        <w:tc>
          <w:tcPr>
            <w:tcW w:w="3402" w:type="dxa"/>
            <w:gridSpan w:val="2"/>
          </w:tcPr>
          <w:p w14:paraId="76BF2BE9"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1F0475D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495E8E" w14:paraId="300018BD" w14:textId="77777777">
        <w:tc>
          <w:tcPr>
            <w:tcW w:w="1681" w:type="dxa"/>
          </w:tcPr>
          <w:p w14:paraId="1CA08C73" w14:textId="77777777" w:rsidR="00495E8E" w:rsidRDefault="00495E8E">
            <w:pPr>
              <w:spacing w:after="0" w:line="240" w:lineRule="auto"/>
              <w:rPr>
                <w:rFonts w:ascii="Times New Roman" w:eastAsia="Times New Roman" w:hAnsi="Times New Roman" w:cs="Times New Roman"/>
              </w:rPr>
            </w:pPr>
          </w:p>
        </w:tc>
        <w:tc>
          <w:tcPr>
            <w:tcW w:w="1705" w:type="dxa"/>
          </w:tcPr>
          <w:p w14:paraId="5638CEB3"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5C5E885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31A126E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0E5D6533"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53B239B9" w14:textId="77777777">
        <w:tc>
          <w:tcPr>
            <w:tcW w:w="1681" w:type="dxa"/>
          </w:tcPr>
          <w:p w14:paraId="0EC1E1E1"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3F0338B3"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9A2FB33"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C8BBB0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791E95C"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5F59F8C4" w14:textId="77777777">
        <w:tc>
          <w:tcPr>
            <w:tcW w:w="1681" w:type="dxa"/>
          </w:tcPr>
          <w:p w14:paraId="775D5D1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53C981B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48135A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BF3ECA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7CBC53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72228F5F" w14:textId="77777777">
        <w:tc>
          <w:tcPr>
            <w:tcW w:w="1681" w:type="dxa"/>
          </w:tcPr>
          <w:p w14:paraId="19A9681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130C3CD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786B3D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5ADE74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B8E035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2DC05808" w14:textId="77777777">
        <w:tc>
          <w:tcPr>
            <w:tcW w:w="1681" w:type="dxa"/>
          </w:tcPr>
          <w:p w14:paraId="32E311E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4C3244B3"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F825DF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75ADB5E"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39E5F7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61D94A88" w14:textId="77777777">
        <w:tc>
          <w:tcPr>
            <w:tcW w:w="1681" w:type="dxa"/>
          </w:tcPr>
          <w:p w14:paraId="46FDE68D"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1582792E"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96F97E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923499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39CBFDE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7241FD19" w14:textId="77777777">
        <w:tc>
          <w:tcPr>
            <w:tcW w:w="1681" w:type="dxa"/>
          </w:tcPr>
          <w:p w14:paraId="680D30A6"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5D104A1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4F6280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26A2A5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3DE76CB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8979267" w14:textId="77777777" w:rsidR="00495E8E" w:rsidRDefault="00495E8E">
      <w:pPr>
        <w:spacing w:after="0" w:line="240" w:lineRule="auto"/>
        <w:rPr>
          <w:rFonts w:ascii="Times New Roman" w:eastAsia="Times New Roman" w:hAnsi="Times New Roman" w:cs="Times New Roman"/>
          <w:b/>
        </w:rPr>
      </w:pPr>
    </w:p>
    <w:p w14:paraId="19D8700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495E8E" w14:paraId="6DF2E346" w14:textId="77777777">
        <w:tc>
          <w:tcPr>
            <w:tcW w:w="2860" w:type="dxa"/>
          </w:tcPr>
          <w:p w14:paraId="1F4EAAFD" w14:textId="77777777" w:rsidR="00495E8E" w:rsidRDefault="00495E8E">
            <w:pPr>
              <w:spacing w:after="0" w:line="240" w:lineRule="auto"/>
              <w:rPr>
                <w:rFonts w:ascii="Times New Roman" w:eastAsia="Times New Roman" w:hAnsi="Times New Roman" w:cs="Times New Roman"/>
              </w:rPr>
            </w:pPr>
          </w:p>
        </w:tc>
        <w:tc>
          <w:tcPr>
            <w:tcW w:w="2817" w:type="dxa"/>
          </w:tcPr>
          <w:p w14:paraId="28027BB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0250B9C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5D58E99F" w14:textId="77777777">
        <w:tc>
          <w:tcPr>
            <w:tcW w:w="2860" w:type="dxa"/>
          </w:tcPr>
          <w:p w14:paraId="1A05DD2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6E031C1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8591A7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95E8E" w14:paraId="64B7FF56" w14:textId="77777777">
        <w:tc>
          <w:tcPr>
            <w:tcW w:w="2860" w:type="dxa"/>
          </w:tcPr>
          <w:p w14:paraId="370760EA"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311DB6E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5BFF1AE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95E8E" w14:paraId="17B9956F" w14:textId="77777777">
        <w:tc>
          <w:tcPr>
            <w:tcW w:w="2860" w:type="dxa"/>
          </w:tcPr>
          <w:p w14:paraId="01CB63E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72C470B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752496C9"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5A672E7" w14:textId="77777777" w:rsidR="00495E8E" w:rsidRDefault="00495E8E">
      <w:pPr>
        <w:spacing w:after="0" w:line="240" w:lineRule="auto"/>
        <w:rPr>
          <w:rFonts w:ascii="Times New Roman" w:eastAsia="Times New Roman" w:hAnsi="Times New Roman" w:cs="Times New Roman"/>
          <w:b/>
        </w:rPr>
      </w:pPr>
    </w:p>
    <w:p w14:paraId="1D92EED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495E8E" w14:paraId="2F46E5A8" w14:textId="77777777">
        <w:tc>
          <w:tcPr>
            <w:tcW w:w="2844" w:type="dxa"/>
          </w:tcPr>
          <w:p w14:paraId="28E2AA85" w14:textId="77777777" w:rsidR="00495E8E" w:rsidRDefault="00495E8E">
            <w:pPr>
              <w:spacing w:after="0" w:line="240" w:lineRule="auto"/>
              <w:rPr>
                <w:rFonts w:ascii="Times New Roman" w:eastAsia="Times New Roman" w:hAnsi="Times New Roman" w:cs="Times New Roman"/>
              </w:rPr>
            </w:pPr>
          </w:p>
        </w:tc>
        <w:tc>
          <w:tcPr>
            <w:tcW w:w="2821" w:type="dxa"/>
          </w:tcPr>
          <w:p w14:paraId="1AB46B1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167C07E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17D98621" w14:textId="77777777">
        <w:tc>
          <w:tcPr>
            <w:tcW w:w="2844" w:type="dxa"/>
          </w:tcPr>
          <w:p w14:paraId="4DE52A3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6B920F3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5D5EC5D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95E8E" w14:paraId="49F77B10" w14:textId="77777777">
        <w:tc>
          <w:tcPr>
            <w:tcW w:w="2844" w:type="dxa"/>
          </w:tcPr>
          <w:p w14:paraId="0EFB677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5DBD4B5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4201611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95E8E" w14:paraId="372919A3" w14:textId="77777777">
        <w:tc>
          <w:tcPr>
            <w:tcW w:w="2844" w:type="dxa"/>
          </w:tcPr>
          <w:p w14:paraId="3638F35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41DD663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5A6481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95E8E" w14:paraId="1428504A" w14:textId="77777777">
        <w:tc>
          <w:tcPr>
            <w:tcW w:w="2844" w:type="dxa"/>
          </w:tcPr>
          <w:p w14:paraId="3EC9564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4D0000B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99CD842" w14:textId="77777777" w:rsidR="00495E8E" w:rsidRDefault="00495E8E">
      <w:pPr>
        <w:spacing w:after="0" w:line="240" w:lineRule="auto"/>
        <w:rPr>
          <w:rFonts w:ascii="Times New Roman" w:eastAsia="Times New Roman" w:hAnsi="Times New Roman" w:cs="Times New Roman"/>
          <w:b/>
        </w:rPr>
      </w:pPr>
    </w:p>
    <w:p w14:paraId="412150B7"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495E8E" w14:paraId="2F465ACC" w14:textId="77777777">
        <w:tc>
          <w:tcPr>
            <w:tcW w:w="1680" w:type="dxa"/>
          </w:tcPr>
          <w:p w14:paraId="3622562C" w14:textId="77777777" w:rsidR="00495E8E" w:rsidRDefault="00495E8E">
            <w:pPr>
              <w:spacing w:after="0" w:line="240" w:lineRule="auto"/>
              <w:rPr>
                <w:rFonts w:ascii="Times New Roman" w:eastAsia="Times New Roman" w:hAnsi="Times New Roman" w:cs="Times New Roman"/>
              </w:rPr>
            </w:pPr>
          </w:p>
        </w:tc>
        <w:tc>
          <w:tcPr>
            <w:tcW w:w="3402" w:type="dxa"/>
            <w:gridSpan w:val="2"/>
          </w:tcPr>
          <w:p w14:paraId="5E5099B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55260979"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495E8E" w14:paraId="6D7191C3" w14:textId="77777777">
        <w:tc>
          <w:tcPr>
            <w:tcW w:w="1680" w:type="dxa"/>
          </w:tcPr>
          <w:p w14:paraId="391616E8" w14:textId="77777777" w:rsidR="00495E8E" w:rsidRDefault="00495E8E">
            <w:pPr>
              <w:spacing w:after="0" w:line="240" w:lineRule="auto"/>
              <w:rPr>
                <w:rFonts w:ascii="Times New Roman" w:eastAsia="Times New Roman" w:hAnsi="Times New Roman" w:cs="Times New Roman"/>
              </w:rPr>
            </w:pPr>
          </w:p>
        </w:tc>
        <w:tc>
          <w:tcPr>
            <w:tcW w:w="1705" w:type="dxa"/>
          </w:tcPr>
          <w:p w14:paraId="1F79911C"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15C095F3"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1845364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3240726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14427C05" w14:textId="77777777">
        <w:tc>
          <w:tcPr>
            <w:tcW w:w="1680" w:type="dxa"/>
          </w:tcPr>
          <w:p w14:paraId="38F1D675"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30BD20A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29A211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DF5918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60DCDE2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18F67B1B" w14:textId="77777777">
        <w:tc>
          <w:tcPr>
            <w:tcW w:w="1680" w:type="dxa"/>
          </w:tcPr>
          <w:p w14:paraId="559C921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729DB17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6ADB05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051F2F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12E2918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1C241523" w14:textId="77777777">
        <w:tc>
          <w:tcPr>
            <w:tcW w:w="1680" w:type="dxa"/>
          </w:tcPr>
          <w:p w14:paraId="42DD8D14"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487A230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09F0A4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0592E5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8547BF4"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21B36499" w14:textId="77777777">
        <w:tc>
          <w:tcPr>
            <w:tcW w:w="1680" w:type="dxa"/>
          </w:tcPr>
          <w:p w14:paraId="2F4B9CD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02CD5FC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BE0A73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47CCDB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12ECCE4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5E8E" w14:paraId="65A545C0" w14:textId="77777777">
        <w:tc>
          <w:tcPr>
            <w:tcW w:w="1680" w:type="dxa"/>
          </w:tcPr>
          <w:p w14:paraId="7A27086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4679B0C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57EC07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AA9913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6347625"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071CE90" w14:textId="77777777" w:rsidR="00495E8E" w:rsidRDefault="00495E8E">
      <w:pPr>
        <w:spacing w:after="0" w:line="240" w:lineRule="auto"/>
        <w:rPr>
          <w:rFonts w:ascii="Times New Roman" w:eastAsia="Times New Roman" w:hAnsi="Times New Roman" w:cs="Times New Roman"/>
          <w:b/>
        </w:rPr>
      </w:pPr>
    </w:p>
    <w:p w14:paraId="790E2EC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495E8E" w14:paraId="7FFC4943" w14:textId="77777777">
        <w:tc>
          <w:tcPr>
            <w:tcW w:w="2835" w:type="dxa"/>
          </w:tcPr>
          <w:p w14:paraId="302622B3" w14:textId="77777777" w:rsidR="00495E8E" w:rsidRDefault="00495E8E">
            <w:pPr>
              <w:spacing w:after="0" w:line="240" w:lineRule="auto"/>
              <w:rPr>
                <w:rFonts w:ascii="Times New Roman" w:eastAsia="Times New Roman" w:hAnsi="Times New Roman" w:cs="Times New Roman"/>
              </w:rPr>
            </w:pPr>
          </w:p>
        </w:tc>
        <w:tc>
          <w:tcPr>
            <w:tcW w:w="2829" w:type="dxa"/>
          </w:tcPr>
          <w:p w14:paraId="420DF7B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2CE59E7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3C494882" w14:textId="77777777">
        <w:tc>
          <w:tcPr>
            <w:tcW w:w="2835" w:type="dxa"/>
          </w:tcPr>
          <w:p w14:paraId="0C9384FB"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12614B8E"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399C4D2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95E8E" w14:paraId="125E1AF6" w14:textId="77777777">
        <w:tc>
          <w:tcPr>
            <w:tcW w:w="2835" w:type="dxa"/>
          </w:tcPr>
          <w:p w14:paraId="626F6D8E" w14:textId="2C517422"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011585">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67CAC19E"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6872ACD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F3D1B32" w14:textId="77777777" w:rsidR="00495E8E" w:rsidRDefault="00495E8E">
      <w:pPr>
        <w:spacing w:after="0" w:line="240" w:lineRule="auto"/>
        <w:rPr>
          <w:rFonts w:ascii="Times New Roman" w:eastAsia="Times New Roman" w:hAnsi="Times New Roman" w:cs="Times New Roman"/>
        </w:rPr>
      </w:pPr>
    </w:p>
    <w:p w14:paraId="2649201D" w14:textId="77777777" w:rsidR="00495E8E"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5E61AEEE" w14:textId="77777777" w:rsidR="00495E8E" w:rsidRDefault="00495E8E">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495E8E" w14:paraId="40D78A90" w14:textId="77777777">
        <w:tc>
          <w:tcPr>
            <w:tcW w:w="2833" w:type="dxa"/>
          </w:tcPr>
          <w:p w14:paraId="6480DBB7" w14:textId="77777777" w:rsidR="00495E8E" w:rsidRDefault="00495E8E">
            <w:pPr>
              <w:spacing w:after="0" w:line="240" w:lineRule="auto"/>
              <w:rPr>
                <w:rFonts w:ascii="Times New Roman" w:eastAsia="Times New Roman" w:hAnsi="Times New Roman" w:cs="Times New Roman"/>
              </w:rPr>
            </w:pPr>
          </w:p>
        </w:tc>
        <w:tc>
          <w:tcPr>
            <w:tcW w:w="2830" w:type="dxa"/>
          </w:tcPr>
          <w:p w14:paraId="3E79F3F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67912791"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46A7C18A"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2CB89922"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495E8E" w14:paraId="0894404F" w14:textId="77777777">
        <w:tc>
          <w:tcPr>
            <w:tcW w:w="2833" w:type="dxa"/>
          </w:tcPr>
          <w:p w14:paraId="27EB8EA8"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12CC7C6E" w14:textId="77777777" w:rsidR="00495E8E" w:rsidRDefault="00495E8E">
            <w:pPr>
              <w:spacing w:after="0" w:line="240" w:lineRule="auto"/>
              <w:jc w:val="center"/>
              <w:rPr>
                <w:rFonts w:ascii="Times New Roman" w:eastAsia="Times New Roman" w:hAnsi="Times New Roman" w:cs="Times New Roman"/>
              </w:rPr>
            </w:pPr>
          </w:p>
        </w:tc>
        <w:tc>
          <w:tcPr>
            <w:tcW w:w="2823" w:type="dxa"/>
            <w:vAlign w:val="center"/>
          </w:tcPr>
          <w:p w14:paraId="49CE40AE" w14:textId="77777777" w:rsidR="00495E8E" w:rsidRDefault="00495E8E">
            <w:pPr>
              <w:spacing w:after="0" w:line="240" w:lineRule="auto"/>
              <w:jc w:val="center"/>
              <w:rPr>
                <w:rFonts w:ascii="Times New Roman" w:eastAsia="Times New Roman" w:hAnsi="Times New Roman" w:cs="Times New Roman"/>
              </w:rPr>
            </w:pPr>
          </w:p>
        </w:tc>
      </w:tr>
      <w:tr w:rsidR="00495E8E" w14:paraId="47058725" w14:textId="77777777">
        <w:tc>
          <w:tcPr>
            <w:tcW w:w="2833" w:type="dxa"/>
          </w:tcPr>
          <w:p w14:paraId="3A73DC29"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09D1D2FC" w14:textId="77777777" w:rsidR="00495E8E" w:rsidRDefault="00495E8E">
            <w:pPr>
              <w:spacing w:after="0" w:line="240" w:lineRule="auto"/>
              <w:jc w:val="center"/>
              <w:rPr>
                <w:rFonts w:ascii="Times New Roman" w:eastAsia="Times New Roman" w:hAnsi="Times New Roman" w:cs="Times New Roman"/>
              </w:rPr>
            </w:pPr>
          </w:p>
        </w:tc>
        <w:tc>
          <w:tcPr>
            <w:tcW w:w="2823" w:type="dxa"/>
            <w:vAlign w:val="center"/>
          </w:tcPr>
          <w:p w14:paraId="5197C8F7" w14:textId="77777777" w:rsidR="00495E8E" w:rsidRDefault="00495E8E">
            <w:pPr>
              <w:spacing w:after="0" w:line="240" w:lineRule="auto"/>
              <w:jc w:val="center"/>
              <w:rPr>
                <w:rFonts w:ascii="Times New Roman" w:eastAsia="Times New Roman" w:hAnsi="Times New Roman" w:cs="Times New Roman"/>
              </w:rPr>
            </w:pPr>
          </w:p>
        </w:tc>
      </w:tr>
      <w:tr w:rsidR="00495E8E" w14:paraId="0B05C3A5" w14:textId="77777777">
        <w:tc>
          <w:tcPr>
            <w:tcW w:w="2833" w:type="dxa"/>
          </w:tcPr>
          <w:p w14:paraId="3A1E60FF"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3A7BE636" w14:textId="77777777" w:rsidR="00495E8E" w:rsidRDefault="00495E8E">
            <w:pPr>
              <w:spacing w:after="0" w:line="240" w:lineRule="auto"/>
              <w:jc w:val="center"/>
              <w:rPr>
                <w:rFonts w:ascii="Times New Roman" w:eastAsia="Times New Roman" w:hAnsi="Times New Roman" w:cs="Times New Roman"/>
              </w:rPr>
            </w:pPr>
          </w:p>
        </w:tc>
        <w:tc>
          <w:tcPr>
            <w:tcW w:w="2823" w:type="dxa"/>
            <w:vAlign w:val="center"/>
          </w:tcPr>
          <w:p w14:paraId="3E3B7BB6" w14:textId="77777777" w:rsidR="00495E8E" w:rsidRDefault="00495E8E">
            <w:pPr>
              <w:spacing w:after="0" w:line="240" w:lineRule="auto"/>
              <w:jc w:val="center"/>
              <w:rPr>
                <w:rFonts w:ascii="Times New Roman" w:eastAsia="Times New Roman" w:hAnsi="Times New Roman" w:cs="Times New Roman"/>
              </w:rPr>
            </w:pPr>
          </w:p>
        </w:tc>
      </w:tr>
      <w:tr w:rsidR="00495E8E" w14:paraId="5E9D8ED0" w14:textId="77777777">
        <w:tc>
          <w:tcPr>
            <w:tcW w:w="2833" w:type="dxa"/>
          </w:tcPr>
          <w:p w14:paraId="772F5233"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6D7176BF" w14:textId="77777777" w:rsidR="00495E8E" w:rsidRDefault="00495E8E">
            <w:pPr>
              <w:spacing w:after="0" w:line="240" w:lineRule="auto"/>
              <w:jc w:val="center"/>
              <w:rPr>
                <w:rFonts w:ascii="Times New Roman" w:eastAsia="Times New Roman" w:hAnsi="Times New Roman" w:cs="Times New Roman"/>
              </w:rPr>
            </w:pPr>
          </w:p>
        </w:tc>
        <w:tc>
          <w:tcPr>
            <w:tcW w:w="2823" w:type="dxa"/>
            <w:vAlign w:val="center"/>
          </w:tcPr>
          <w:p w14:paraId="34E55FEB" w14:textId="77777777" w:rsidR="00495E8E" w:rsidRDefault="00495E8E">
            <w:pPr>
              <w:spacing w:after="0" w:line="240" w:lineRule="auto"/>
              <w:jc w:val="center"/>
              <w:rPr>
                <w:rFonts w:ascii="Times New Roman" w:eastAsia="Times New Roman" w:hAnsi="Times New Roman" w:cs="Times New Roman"/>
              </w:rPr>
            </w:pPr>
          </w:p>
        </w:tc>
      </w:tr>
    </w:tbl>
    <w:p w14:paraId="5D7CB699" w14:textId="77777777" w:rsidR="00495E8E" w:rsidRDefault="00495E8E">
      <w:pPr>
        <w:spacing w:after="0" w:line="240" w:lineRule="auto"/>
        <w:rPr>
          <w:rFonts w:ascii="Times New Roman" w:eastAsia="Times New Roman" w:hAnsi="Times New Roman" w:cs="Times New Roman"/>
          <w:u w:val="single"/>
        </w:rPr>
      </w:pPr>
    </w:p>
    <w:p w14:paraId="14760126" w14:textId="77777777" w:rsidR="00495E8E"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0E16C20F" w14:textId="77777777" w:rsidR="00495E8E" w:rsidRDefault="00495E8E">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495E8E" w14:paraId="62315D5F" w14:textId="77777777">
        <w:tc>
          <w:tcPr>
            <w:tcW w:w="3348" w:type="dxa"/>
          </w:tcPr>
          <w:p w14:paraId="1A1F7638" w14:textId="77777777" w:rsidR="00495E8E" w:rsidRDefault="00495E8E">
            <w:pPr>
              <w:spacing w:after="0" w:line="240" w:lineRule="auto"/>
              <w:rPr>
                <w:rFonts w:ascii="Times New Roman" w:eastAsia="Times New Roman" w:hAnsi="Times New Roman" w:cs="Times New Roman"/>
              </w:rPr>
            </w:pPr>
          </w:p>
        </w:tc>
        <w:tc>
          <w:tcPr>
            <w:tcW w:w="2904" w:type="dxa"/>
          </w:tcPr>
          <w:p w14:paraId="440701BC"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5BDA566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5E8E" w14:paraId="1B89476D" w14:textId="77777777">
        <w:tc>
          <w:tcPr>
            <w:tcW w:w="3348" w:type="dxa"/>
          </w:tcPr>
          <w:p w14:paraId="1AD7E8F2" w14:textId="77777777" w:rsidR="00495E8E"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681040D0"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52934E8B"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839024F"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Negative</w:t>
            </w:r>
            <w:r>
              <w:rPr>
                <w:rFonts w:ascii="Times New Roman" w:eastAsia="Times New Roman" w:hAnsi="Times New Roman" w:cs="Times New Roman"/>
              </w:rPr>
              <w:t xml:space="preserve"> for back pain with knee flexed to 0º;</w:t>
            </w:r>
          </w:p>
          <w:p w14:paraId="3E1A8C68"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495E8E" w14:paraId="7E09E253" w14:textId="77777777">
        <w:tc>
          <w:tcPr>
            <w:tcW w:w="3348" w:type="dxa"/>
          </w:tcPr>
          <w:p w14:paraId="7C85EBAC" w14:textId="77777777" w:rsidR="00495E8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8AF25D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24B626D"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10BC7B7"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BF98256" w14:textId="77777777" w:rsidR="00495E8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5C3C761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8C79BA" w14:textId="77777777" w:rsidR="00495E8E"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26268EB7" w14:textId="77777777" w:rsidR="00495E8E" w:rsidRDefault="00495E8E">
      <w:pPr>
        <w:spacing w:after="0" w:line="240" w:lineRule="auto"/>
        <w:rPr>
          <w:rFonts w:ascii="Times New Roman" w:eastAsia="Times New Roman" w:hAnsi="Times New Roman" w:cs="Times New Roman"/>
          <w:u w:val="single"/>
        </w:rPr>
      </w:pPr>
    </w:p>
    <w:p w14:paraId="303DDA86"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4FF50A90"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w:t>
      </w: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asymmetry and </w:t>
      </w:r>
      <w:r>
        <w:rPr>
          <w:rFonts w:ascii="Times New Roman" w:eastAsia="Times New Roman" w:hAnsi="Times New Roman" w:cs="Times New Roman"/>
          <w:color w:val="FF0000"/>
        </w:rPr>
        <w:t>no</w:t>
      </w:r>
      <w:r>
        <w:rPr>
          <w:rFonts w:ascii="Times New Roman" w:eastAsia="Times New Roman" w:hAnsi="Times New Roman" w:cs="Times New Roman"/>
        </w:rPr>
        <w:t xml:space="preserve"> antalgic component.  </w:t>
      </w:r>
    </w:p>
    <w:p w14:paraId="06A325E2" w14:textId="2B1949C3"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w:t>
      </w:r>
      <w:r w:rsidR="00011585">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3BF11456"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Normal</w:t>
      </w:r>
      <w:r>
        <w:rPr>
          <w:rFonts w:ascii="Times New Roman" w:eastAsia="Times New Roman" w:hAnsi="Times New Roman" w:cs="Times New Roman"/>
        </w:rPr>
        <w:t xml:space="preserve"> foot progression angle bilaterally.</w:t>
      </w:r>
    </w:p>
    <w:p w14:paraId="2AA5FACA" w14:textId="77777777" w:rsidR="00495E8E" w:rsidRDefault="00495E8E">
      <w:pPr>
        <w:spacing w:after="0" w:line="240" w:lineRule="auto"/>
        <w:jc w:val="both"/>
        <w:rPr>
          <w:rFonts w:ascii="Times New Roman" w:eastAsia="Times New Roman" w:hAnsi="Times New Roman" w:cs="Times New Roman"/>
          <w:b/>
          <w:u w:val="single"/>
        </w:rPr>
      </w:pPr>
    </w:p>
    <w:p w14:paraId="3C92DF2A" w14:textId="77777777" w:rsidR="00495E8E" w:rsidRDefault="00000000">
      <w:pPr>
        <w:rPr>
          <w:rFonts w:ascii="Times New Roman" w:eastAsia="Times New Roman" w:hAnsi="Times New Roman" w:cs="Times New Roman"/>
          <w:b/>
          <w:u w:val="single"/>
        </w:rPr>
      </w:pPr>
      <w:r>
        <w:br w:type="page"/>
      </w:r>
    </w:p>
    <w:p w14:paraId="6988288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278857F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cyan"/>
        </w:rPr>
        <w:t>EXAMPLE:</w:t>
      </w:r>
    </w:p>
    <w:p w14:paraId="34A3F8D9"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FF0000"/>
        </w:rPr>
        <w:t>Left</w:t>
      </w:r>
      <w:r>
        <w:rPr>
          <w:rFonts w:ascii="Times New Roman" w:eastAsia="Times New Roman" w:hAnsi="Times New Roman" w:cs="Times New Roman"/>
          <w:b/>
          <w:color w:val="000000"/>
        </w:rPr>
        <w:t xml:space="preserve"> shoulder pain, presumed chronic</w:t>
      </w:r>
    </w:p>
    <w:p w14:paraId="118E6D4F"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FF0000"/>
        </w:rPr>
        <w:t>Left</w:t>
      </w:r>
      <w:r>
        <w:rPr>
          <w:rFonts w:ascii="Times New Roman" w:eastAsia="Times New Roman" w:hAnsi="Times New Roman" w:cs="Times New Roman"/>
          <w:b/>
          <w:color w:val="000000"/>
        </w:rPr>
        <w:t xml:space="preserve"> shoulder rotator cuff tendinopathy, no tear on </w:t>
      </w:r>
      <w:r>
        <w:rPr>
          <w:rFonts w:ascii="Times New Roman" w:eastAsia="Times New Roman" w:hAnsi="Times New Roman" w:cs="Times New Roman"/>
          <w:b/>
          <w:color w:val="FF0000"/>
        </w:rPr>
        <w:t xml:space="preserve">**__[date] </w:t>
      </w:r>
      <w:r>
        <w:rPr>
          <w:rFonts w:ascii="Times New Roman" w:eastAsia="Times New Roman" w:hAnsi="Times New Roman" w:cs="Times New Roman"/>
          <w:b/>
          <w:color w:val="000000"/>
        </w:rPr>
        <w:t>shoulder MRI; not yet permanent and stationary</w:t>
      </w:r>
    </w:p>
    <w:p w14:paraId="20042653"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Moderate </w:t>
      </w:r>
      <w:r>
        <w:rPr>
          <w:rFonts w:ascii="Times New Roman" w:eastAsia="Times New Roman" w:hAnsi="Times New Roman" w:cs="Times New Roman"/>
          <w:b/>
          <w:color w:val="FF0000"/>
        </w:rPr>
        <w:t>left</w:t>
      </w:r>
      <w:r>
        <w:rPr>
          <w:rFonts w:ascii="Times New Roman" w:eastAsia="Times New Roman" w:hAnsi="Times New Roman" w:cs="Times New Roman"/>
          <w:b/>
          <w:color w:val="000000"/>
        </w:rPr>
        <w:t xml:space="preserve"> acromioclavicular joint arthritis on </w:t>
      </w:r>
      <w:r>
        <w:rPr>
          <w:rFonts w:ascii="Times New Roman" w:eastAsia="Times New Roman" w:hAnsi="Times New Roman" w:cs="Times New Roman"/>
          <w:b/>
          <w:color w:val="FF0000"/>
        </w:rPr>
        <w:t>*__[date]</w:t>
      </w:r>
      <w:r>
        <w:rPr>
          <w:rFonts w:ascii="Times New Roman" w:eastAsia="Times New Roman" w:hAnsi="Times New Roman" w:cs="Times New Roman"/>
          <w:b/>
          <w:color w:val="000000"/>
        </w:rPr>
        <w:t xml:space="preserve"> shoulder MRI</w:t>
      </w:r>
    </w:p>
    <w:p w14:paraId="5A3F0196"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Low back pain with degenerative disc disease</w:t>
      </w:r>
    </w:p>
    <w:p w14:paraId="3E2CC39D"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Lumbar strain with </w:t>
      </w:r>
      <w:r>
        <w:rPr>
          <w:rFonts w:ascii="Times New Roman" w:eastAsia="Times New Roman" w:hAnsi="Times New Roman" w:cs="Times New Roman"/>
          <w:b/>
          <w:color w:val="FF0000"/>
        </w:rPr>
        <w:t>right</w:t>
      </w:r>
      <w:r>
        <w:rPr>
          <w:rFonts w:ascii="Times New Roman" w:eastAsia="Times New Roman" w:hAnsi="Times New Roman" w:cs="Times New Roman"/>
          <w:b/>
          <w:color w:val="000000"/>
        </w:rPr>
        <w:t xml:space="preserve"> lower extremity parestheia; not yet permanent and stationary</w:t>
      </w:r>
    </w:p>
    <w:p w14:paraId="56593BFF"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Prior history of lumbar radiculopathy with </w:t>
      </w:r>
      <w:r>
        <w:rPr>
          <w:rFonts w:ascii="Times New Roman" w:eastAsia="Times New Roman" w:hAnsi="Times New Roman" w:cs="Times New Roman"/>
          <w:b/>
          <w:color w:val="FF0000"/>
        </w:rPr>
        <w:t>right</w:t>
      </w:r>
      <w:r>
        <w:rPr>
          <w:rFonts w:ascii="Times New Roman" w:eastAsia="Times New Roman" w:hAnsi="Times New Roman" w:cs="Times New Roman"/>
          <w:b/>
          <w:color w:val="000000"/>
        </w:rPr>
        <w:t xml:space="preserve"> hip/leg pain; resolved per applicant’s account</w:t>
      </w:r>
    </w:p>
    <w:p w14:paraId="385F76EF"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Thoracic muscle strain; not yet permanent and stationary</w:t>
      </w:r>
    </w:p>
    <w:p w14:paraId="41628BBC"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Myofascial Scapulothoracic pain</w:t>
      </w:r>
    </w:p>
    <w:p w14:paraId="7C978E20"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FF0000"/>
        </w:rPr>
        <w:t>Left</w:t>
      </w:r>
      <w:r>
        <w:rPr>
          <w:rFonts w:ascii="Times New Roman" w:eastAsia="Times New Roman" w:hAnsi="Times New Roman" w:cs="Times New Roman"/>
          <w:b/>
          <w:color w:val="000000"/>
        </w:rPr>
        <w:t xml:space="preserve"> foot </w:t>
      </w:r>
      <w:r>
        <w:rPr>
          <w:rFonts w:ascii="Times New Roman" w:eastAsia="Times New Roman" w:hAnsi="Times New Roman" w:cs="Times New Roman"/>
          <w:b/>
          <w:color w:val="FF0000"/>
        </w:rPr>
        <w:t>fifth</w:t>
      </w:r>
      <w:r>
        <w:rPr>
          <w:rFonts w:ascii="Times New Roman" w:eastAsia="Times New Roman" w:hAnsi="Times New Roman" w:cs="Times New Roman"/>
          <w:b/>
          <w:color w:val="000000"/>
        </w:rPr>
        <w:t xml:space="preserve"> metatarsal fracture; status post open reduction and internal</w:t>
      </w:r>
    </w:p>
    <w:p w14:paraId="5D3451DE" w14:textId="77777777" w:rsidR="00495E8E" w:rsidRDefault="00000000">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fixation, industrially related, not permanent and stationary, not yet one year post-op</w:t>
      </w:r>
    </w:p>
    <w:p w14:paraId="3B358F62"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No intrinsic injury to </w:t>
      </w:r>
      <w:r>
        <w:rPr>
          <w:rFonts w:ascii="Times New Roman" w:eastAsia="Times New Roman" w:hAnsi="Times New Roman" w:cs="Times New Roman"/>
          <w:b/>
          <w:color w:val="FF0000"/>
        </w:rPr>
        <w:t>left</w:t>
      </w:r>
      <w:r>
        <w:rPr>
          <w:rFonts w:ascii="Times New Roman" w:eastAsia="Times New Roman" w:hAnsi="Times New Roman" w:cs="Times New Roman"/>
          <w:b/>
          <w:color w:val="000000"/>
        </w:rPr>
        <w:t xml:space="preserve"> knee with normal physical examination; only sporadic subjective complaints when antalgic gait was present</w:t>
      </w:r>
    </w:p>
    <w:p w14:paraId="10CA855C"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FF0000"/>
        </w:rPr>
        <w:t>Left</w:t>
      </w:r>
      <w:r>
        <w:rPr>
          <w:rFonts w:ascii="Times New Roman" w:eastAsia="Times New Roman" w:hAnsi="Times New Roman" w:cs="Times New Roman"/>
          <w:b/>
          <w:color w:val="000000"/>
        </w:rPr>
        <w:t xml:space="preserve"> foot hallux valgus and hammertoes, unrelated to specific injury</w:t>
      </w:r>
    </w:p>
    <w:p w14:paraId="446ADD55" w14:textId="77777777" w:rsidR="00495E8E" w:rsidRDefault="00000000">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Unexplained postoperative numbness in the </w:t>
      </w:r>
      <w:r>
        <w:rPr>
          <w:rFonts w:ascii="Times New Roman" w:eastAsia="Times New Roman" w:hAnsi="Times New Roman" w:cs="Times New Roman"/>
          <w:b/>
          <w:color w:val="FF0000"/>
        </w:rPr>
        <w:t>left</w:t>
      </w:r>
      <w:r>
        <w:rPr>
          <w:rFonts w:ascii="Times New Roman" w:eastAsia="Times New Roman" w:hAnsi="Times New Roman" w:cs="Times New Roman"/>
          <w:b/>
          <w:color w:val="000000"/>
        </w:rPr>
        <w:t xml:space="preserve"> foot, requires diagnostic work up</w:t>
      </w:r>
    </w:p>
    <w:p w14:paraId="52B9E796" w14:textId="77777777" w:rsidR="00495E8E" w:rsidRDefault="00495E8E">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b/>
          <w:color w:val="FF0000"/>
        </w:rPr>
      </w:pPr>
    </w:p>
    <w:p w14:paraId="40F639F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color w:val="FF0000"/>
          <w:u w:val="single"/>
        </w:rPr>
      </w:pPr>
    </w:p>
    <w:p w14:paraId="41197AD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098B3F7D"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E0F51A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the applicant’s history on today’s evaluation, the applicant is claiming a specific injury/continuous trauma to </w:t>
      </w:r>
      <w:r>
        <w:rPr>
          <w:rFonts w:ascii="Times New Roman" w:eastAsia="Times New Roman" w:hAnsi="Times New Roman" w:cs="Times New Roman"/>
          <w:color w:val="FF0000"/>
        </w:rPr>
        <w:t>***__</w:t>
      </w:r>
    </w:p>
    <w:p w14:paraId="6CBCA38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BDA316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1CA73C9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6CBB7A8"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051833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3223D75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non-orthopaedic injuries to the appropriate specialist. </w:t>
      </w:r>
    </w:p>
    <w:p w14:paraId="240999F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F65A09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IF NO RECORDS:</w:t>
      </w:r>
    </w:p>
    <w:p w14:paraId="18CF336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 QME cannot comply with relevant portions of the Labor Code and the California Code of Regulations by reviewing only a summary of records in preparing the medical-legal report. Pursuant to the provisions of Labor Code § 4628(a)(2) and regulation § 41(c)(2), the physician must actually review all available records as part of the medical-legal evaluation and/or the preparation of the medical-legal report.  Once these records have been received and I have had the opportunity to review the medical evidence for this claim, a comprehensive discussion on disability status and all other factors of permanent disability will be provided.</w:t>
      </w:r>
    </w:p>
    <w:p w14:paraId="5FF3A8C5"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222222"/>
          <w:highlight w:val="white"/>
        </w:rPr>
      </w:pPr>
    </w:p>
    <w:p w14:paraId="219E69C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rPr>
        <w:t xml:space="preserve">The mechanism of injury described by the applicant today could feasibly result in the objective findings on examination.  I cannot state within reasonable medical probability until I have been provided the opportunity to review the medical evidence in this case and review all diagnostic imaging.  </w:t>
      </w:r>
    </w:p>
    <w:p w14:paraId="554DCE50" w14:textId="77777777" w:rsidR="00495E8E" w:rsidRDefault="00495E8E">
      <w:pPr>
        <w:widowControl w:val="0"/>
        <w:spacing w:after="0" w:line="240" w:lineRule="auto"/>
        <w:jc w:val="both"/>
        <w:rPr>
          <w:rFonts w:ascii="Times New Roman" w:eastAsia="Times New Roman" w:hAnsi="Times New Roman" w:cs="Times New Roman"/>
        </w:rPr>
      </w:pPr>
    </w:p>
    <w:p w14:paraId="24F0C20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DISCUSSION OF CREDIBILITY OF APPLICANT:</w:t>
      </w:r>
    </w:p>
    <w:p w14:paraId="4350871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35C7E6A"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w:t>
      </w:r>
      <w:r>
        <w:rPr>
          <w:rFonts w:ascii="Times New Roman" w:eastAsia="Times New Roman" w:hAnsi="Times New Roman" w:cs="Times New Roman"/>
          <w:color w:val="FF0000"/>
        </w:rPr>
        <w:t>There were, however, some inconsistencies which warrant special mention:</w:t>
      </w:r>
    </w:p>
    <w:p w14:paraId="0E6A6D4C"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3EFA659"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highlight w:val="cyan"/>
        </w:rPr>
      </w:pPr>
      <w:r>
        <w:rPr>
          <w:rFonts w:ascii="Times New Roman" w:eastAsia="Times New Roman" w:hAnsi="Times New Roman" w:cs="Times New Roman"/>
          <w:b/>
          <w:highlight w:val="cyan"/>
        </w:rPr>
        <w:t>***IF Some issues to mention e.g:***</w:t>
      </w:r>
    </w:p>
    <w:p w14:paraId="3BCD5E7A"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Post termination claim?  Lacking full medical evidence / dx studies?</w:t>
      </w:r>
    </w:p>
    <w:p w14:paraId="50AE465C"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highlight w:val="yellow"/>
        </w:rPr>
      </w:pPr>
    </w:p>
    <w:p w14:paraId="48CE21AC"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highlight w:val="cyan"/>
        </w:rPr>
      </w:pPr>
      <w:r>
        <w:rPr>
          <w:rFonts w:ascii="Times New Roman" w:eastAsia="Times New Roman" w:hAnsi="Times New Roman" w:cs="Times New Roman"/>
          <w:b/>
          <w:highlight w:val="cyan"/>
        </w:rPr>
        <w:t>***IF Some inconsistences e.g:***</w:t>
      </w:r>
    </w:p>
    <w:p w14:paraId="26EE8CB1"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Does the depo corroborate the HPI?  Is there evidence in medical records of another injury not disclosed by patient?  </w:t>
      </w:r>
    </w:p>
    <w:p w14:paraId="28982789"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318650"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Given these considerations, I deem the applicant to be of </w:t>
      </w:r>
      <w:r>
        <w:rPr>
          <w:rFonts w:ascii="Times New Roman" w:eastAsia="Times New Roman" w:hAnsi="Times New Roman" w:cs="Times New Roman"/>
          <w:color w:val="FF0000"/>
        </w:rPr>
        <w:t xml:space="preserve">***___ </w:t>
      </w:r>
      <w:r>
        <w:rPr>
          <w:rFonts w:ascii="Times New Roman" w:eastAsia="Times New Roman" w:hAnsi="Times New Roman" w:cs="Times New Roman"/>
          <w:b/>
          <w:highlight w:val="cyan"/>
        </w:rPr>
        <w:t>Ex:</w:t>
      </w:r>
      <w:r>
        <w:rPr>
          <w:rFonts w:ascii="Times New Roman" w:eastAsia="Times New Roman" w:hAnsi="Times New Roman" w:cs="Times New Roman"/>
          <w:highlight w:val="cyan"/>
        </w:rPr>
        <w:t xml:space="preserve"> </w:t>
      </w:r>
      <w:r>
        <w:rPr>
          <w:rFonts w:ascii="Times New Roman" w:eastAsia="Times New Roman" w:hAnsi="Times New Roman" w:cs="Times New Roman"/>
          <w:b/>
          <w:highlight w:val="cyan"/>
        </w:rPr>
        <w:t>&lt;~~good, fair, dubious, unknown, unreliable, poor**</w:t>
      </w:r>
      <w:r>
        <w:rPr>
          <w:rFonts w:ascii="Times New Roman" w:eastAsia="Times New Roman" w:hAnsi="Times New Roman" w:cs="Times New Roman"/>
        </w:rPr>
        <w:t xml:space="preserve"> credibility and this finding will be taken into account in assimilating the subjective elements of his history in the determination of causation, impairment, permanent disability, and apportionment.</w:t>
      </w:r>
    </w:p>
    <w:p w14:paraId="36FA9935"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6D460B1"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w:t>
      </w:r>
      <w:r>
        <w:rPr>
          <w:rFonts w:ascii="Times New Roman" w:eastAsia="Times New Roman" w:hAnsi="Times New Roman" w:cs="Times New Roman"/>
          <w:color w:val="FF0000"/>
        </w:rPr>
        <w:t>[***body regions***]</w:t>
      </w:r>
      <w:r>
        <w:rPr>
          <w:rFonts w:ascii="Times New Roman" w:eastAsia="Times New Roman" w:hAnsi="Times New Roman" w:cs="Times New Roman"/>
        </w:rPr>
        <w:t xml:space="preserve">, the applicant provides a </w:t>
      </w:r>
      <w:r>
        <w:rPr>
          <w:rFonts w:ascii="Times New Roman" w:eastAsia="Times New Roman" w:hAnsi="Times New Roman" w:cs="Times New Roman"/>
          <w:color w:val="FF0000"/>
        </w:rPr>
        <w:t>plausible</w:t>
      </w:r>
      <w:r>
        <w:rPr>
          <w:rFonts w:ascii="Times New Roman" w:eastAsia="Times New Roman" w:hAnsi="Times New Roman" w:cs="Times New Roman"/>
        </w:rPr>
        <w:t xml:space="preserve"> mechanism of injury that is further corroborated by the numerous medical reports available for review and is commensurate with the diagnosis listed above.  Symptoms corresponding to the </w:t>
      </w:r>
      <w:r>
        <w:rPr>
          <w:rFonts w:ascii="Times New Roman" w:eastAsia="Times New Roman" w:hAnsi="Times New Roman" w:cs="Times New Roman"/>
          <w:color w:val="FF0000"/>
        </w:rPr>
        <w:t xml:space="preserve">[***body regions***] </w:t>
      </w:r>
      <w:r>
        <w:rPr>
          <w:rFonts w:ascii="Times New Roman" w:eastAsia="Times New Roman" w:hAnsi="Times New Roman" w:cs="Times New Roman"/>
        </w:rPr>
        <w:t xml:space="preserve">are documented in the medical records with appropriate progression and response to treatment rendered to date.  </w:t>
      </w:r>
    </w:p>
    <w:p w14:paraId="5C8E495B"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9A106D7"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highlight w:val="yellow"/>
        </w:rPr>
        <w:t>***IF ADDING BODY PARTS TO CLAIM …otherwise DELETE)***</w:t>
      </w:r>
    </w:p>
    <w:p w14:paraId="11905DB2"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the </w:t>
      </w:r>
      <w:r>
        <w:rPr>
          <w:rFonts w:ascii="Times New Roman" w:eastAsia="Times New Roman" w:hAnsi="Times New Roman" w:cs="Times New Roman"/>
          <w:color w:val="FF0000"/>
        </w:rPr>
        <w:t>[***body regions***e.g. shoulder, cervical spine]</w:t>
      </w:r>
      <w:r>
        <w:rPr>
          <w:rFonts w:ascii="Times New Roman" w:eastAsia="Times New Roman" w:hAnsi="Times New Roman" w:cs="Times New Roman"/>
        </w:rPr>
        <w:t xml:space="preserve"> is in close anatomic proximity to the claimed injured body part with applicant describing symptoms of </w:t>
      </w:r>
      <w:r>
        <w:rPr>
          <w:rFonts w:ascii="Times New Roman" w:eastAsia="Times New Roman" w:hAnsi="Times New Roman" w:cs="Times New Roman"/>
          <w:color w:val="FF0000"/>
        </w:rPr>
        <w:t>[***body regions***]</w:t>
      </w:r>
      <w:r>
        <w:rPr>
          <w:rFonts w:ascii="Times New Roman" w:eastAsia="Times New Roman" w:hAnsi="Times New Roman" w:cs="Times New Roman"/>
        </w:rPr>
        <w:t xml:space="preserve"> pain that was consistent with injury on physical exam during PQME evaluation, therefore, I am adding the possibility of </w:t>
      </w:r>
      <w:r>
        <w:rPr>
          <w:rFonts w:ascii="Times New Roman" w:eastAsia="Times New Roman" w:hAnsi="Times New Roman" w:cs="Times New Roman"/>
          <w:color w:val="FF0000"/>
        </w:rPr>
        <w:t xml:space="preserve">[***body regions***] </w:t>
      </w:r>
      <w:r>
        <w:rPr>
          <w:rFonts w:ascii="Times New Roman" w:eastAsia="Times New Roman" w:hAnsi="Times New Roman" w:cs="Times New Roman"/>
        </w:rPr>
        <w:t>to be considered as an injured body part</w:t>
      </w:r>
    </w:p>
    <w:p w14:paraId="6A67253E"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highlight w:val="yellow"/>
        </w:rPr>
        <w:t>***IF ADDING BODY PARTS TO CLAIM …otherwise DELETE)***</w:t>
      </w:r>
    </w:p>
    <w:p w14:paraId="120CA27A"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FF0000"/>
        </w:rPr>
      </w:pPr>
    </w:p>
    <w:p w14:paraId="09C1EBD4"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w:t>
      </w:r>
      <w:r>
        <w:rPr>
          <w:rFonts w:ascii="Times New Roman" w:eastAsia="Times New Roman" w:hAnsi="Times New Roman" w:cs="Times New Roman"/>
          <w:color w:val="FF0000"/>
        </w:rPr>
        <w:t>***__no</w:t>
      </w:r>
      <w:r>
        <w:rPr>
          <w:rFonts w:ascii="Times New Roman" w:eastAsia="Times New Roman" w:hAnsi="Times New Roman" w:cs="Times New Roman"/>
        </w:rPr>
        <w:t xml:space="preserve"> evidence of concurrent employment or engagement in recreational activities that may be implicated in the above injury, and therefore I do find industrial causation for the </w:t>
      </w:r>
      <w:r>
        <w:rPr>
          <w:rFonts w:ascii="Times New Roman" w:eastAsia="Times New Roman" w:hAnsi="Times New Roman" w:cs="Times New Roman"/>
          <w:color w:val="FF0000"/>
        </w:rPr>
        <w:t xml:space="preserve">[*****] due to ***__ </w:t>
      </w:r>
      <w:r>
        <w:rPr>
          <w:rFonts w:ascii="Times New Roman" w:eastAsia="Times New Roman" w:hAnsi="Times New Roman" w:cs="Times New Roman"/>
        </w:rPr>
        <w:t xml:space="preserve">specific/continuous injury on </w:t>
      </w:r>
      <w:r>
        <w:rPr>
          <w:rFonts w:ascii="Times New Roman" w:eastAsia="Times New Roman" w:hAnsi="Times New Roman" w:cs="Times New Roman"/>
          <w:color w:val="FF0000"/>
        </w:rPr>
        <w:t>***__</w:t>
      </w:r>
      <w:r>
        <w:rPr>
          <w:rFonts w:ascii="Times New Roman" w:eastAsia="Times New Roman" w:hAnsi="Times New Roman" w:cs="Times New Roman"/>
        </w:rPr>
        <w:t>.</w:t>
      </w:r>
    </w:p>
    <w:p w14:paraId="6F80DEC2"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DEEA1E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***IF NO RECORDS (if records not provided and report cannot be completed): …otherwise DELETE)***</w:t>
      </w:r>
    </w:p>
    <w:p w14:paraId="06C5E447"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provided by the applicant, however, there were no medical records submitted to confirm the accuracy of the details. </w:t>
      </w:r>
    </w:p>
    <w:p w14:paraId="70D32499"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highlight w:val="magenta"/>
        </w:rPr>
      </w:pPr>
    </w:p>
    <w:p w14:paraId="6F2FF33F"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Given these considerations, I deem the applicant to be of </w:t>
      </w:r>
      <w:r>
        <w:rPr>
          <w:rFonts w:ascii="Times New Roman" w:eastAsia="Times New Roman" w:hAnsi="Times New Roman" w:cs="Times New Roman"/>
          <w:u w:val="single"/>
        </w:rPr>
        <w:t>unknown</w:t>
      </w:r>
      <w:r>
        <w:rPr>
          <w:rFonts w:ascii="Times New Roman" w:eastAsia="Times New Roman" w:hAnsi="Times New Roman" w:cs="Times New Roman"/>
        </w:rPr>
        <w:t xml:space="preserve"> credibility and this finding will be taken into account in assimilating the subjective elements of his history in the determination of causation, impairment, permanent disability, and apportionment.</w:t>
      </w:r>
    </w:p>
    <w:p w14:paraId="1D93A6D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i/>
        </w:rPr>
      </w:pPr>
    </w:p>
    <w:p w14:paraId="4474F9D9"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56A1CEF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188D274E"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finding of industrial causation is predicated on a credible applicant, a plausible mechanism of </w:t>
      </w:r>
      <w:r>
        <w:rPr>
          <w:rFonts w:ascii="Times New Roman" w:eastAsia="Times New Roman" w:hAnsi="Times New Roman" w:cs="Times New Roman"/>
        </w:rPr>
        <w:lastRenderedPageBreak/>
        <w:t>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7A29ABCE"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BB1013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MEDICAL RECORDS FOR REVIEW***</w:t>
      </w:r>
    </w:p>
    <w:p w14:paraId="408751F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be determined upon receipt of the medical records. </w:t>
      </w:r>
    </w:p>
    <w:p w14:paraId="225FA402"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rPr>
      </w:pPr>
    </w:p>
    <w:p w14:paraId="4A239434"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F9609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6FA4DB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IF HAS RECORDS:</w:t>
      </w:r>
    </w:p>
    <w:p w14:paraId="2B83C09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claiming a specific injury/continuous trauma to </w:t>
      </w:r>
      <w:r>
        <w:rPr>
          <w:rFonts w:ascii="Times New Roman" w:eastAsia="Times New Roman" w:hAnsi="Times New Roman" w:cs="Times New Roman"/>
          <w:color w:val="FF0000"/>
        </w:rPr>
        <w:t>[***body regions***]</w:t>
      </w:r>
    </w:p>
    <w:p w14:paraId="7881392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07A592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0BAC17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SPECIFIC INJURY:</w:t>
      </w:r>
    </w:p>
    <w:p w14:paraId="579D216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w:t>
      </w:r>
      <w:r>
        <w:rPr>
          <w:rFonts w:ascii="Times New Roman" w:eastAsia="Times New Roman" w:hAnsi="Times New Roman" w:cs="Times New Roman"/>
          <w:color w:val="FF0000"/>
        </w:rPr>
        <w:t xml:space="preserve">***__during the course of employment </w:t>
      </w:r>
      <w:r>
        <w:rPr>
          <w:rFonts w:ascii="Times New Roman" w:eastAsia="Times New Roman" w:hAnsi="Times New Roman" w:cs="Times New Roman"/>
          <w:b/>
          <w:color w:val="FF0000"/>
        </w:rPr>
        <w:t>/</w:t>
      </w:r>
      <w:r>
        <w:rPr>
          <w:rFonts w:ascii="Times New Roman" w:eastAsia="Times New Roman" w:hAnsi="Times New Roman" w:cs="Times New Roman"/>
          <w:color w:val="FF0000"/>
        </w:rPr>
        <w:t xml:space="preserve"> arising out of employment, </w:t>
      </w:r>
      <w:r>
        <w:rPr>
          <w:rFonts w:ascii="Times New Roman" w:eastAsia="Times New Roman" w:hAnsi="Times New Roman" w:cs="Times New Roman"/>
        </w:rPr>
        <w:t xml:space="preserve">to [body part(s)] on </w:t>
      </w:r>
      <w:r>
        <w:rPr>
          <w:rFonts w:ascii="Times New Roman" w:eastAsia="Times New Roman" w:hAnsi="Times New Roman" w:cs="Times New Roman"/>
          <w:color w:val="FF0000"/>
        </w:rPr>
        <w:t>***__</w:t>
      </w:r>
      <w:r>
        <w:rPr>
          <w:rFonts w:ascii="Times New Roman" w:eastAsia="Times New Roman" w:hAnsi="Times New Roman" w:cs="Times New Roman"/>
        </w:rPr>
        <w:t xml:space="preserve">,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4217ACE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cyan"/>
        </w:rPr>
        <w:t>EXAMPLE</w:t>
      </w:r>
    </w:p>
    <w:p w14:paraId="21513279" w14:textId="77777777" w:rsidR="00495E8E" w:rsidRDefault="00000000">
      <w:pPr>
        <w:widowControl w:val="0"/>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rPr>
        <w:t xml:space="preserve">Per applicant report, </w:t>
      </w:r>
      <w:r>
        <w:rPr>
          <w:rFonts w:ascii="Times New Roman" w:eastAsia="Times New Roman" w:hAnsi="Times New Roman" w:cs="Times New Roman"/>
          <w:color w:val="FF0000"/>
        </w:rPr>
        <w:t>***__</w:t>
      </w:r>
      <w:r>
        <w:rPr>
          <w:rFonts w:ascii="Times New Roman" w:eastAsia="Times New Roman" w:hAnsi="Times New Roman" w:cs="Times New Roman"/>
          <w:b/>
          <w:color w:val="FF0000"/>
        </w:rPr>
        <w:t>he/she</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was </w:t>
      </w:r>
      <w:r>
        <w:rPr>
          <w:rFonts w:ascii="Times New Roman" w:eastAsia="Times New Roman" w:hAnsi="Times New Roman" w:cs="Times New Roman"/>
          <w:highlight w:val="cyan"/>
        </w:rPr>
        <w:t>__</w:t>
      </w:r>
      <w:r>
        <w:rPr>
          <w:rFonts w:ascii="Times New Roman" w:eastAsia="Times New Roman" w:hAnsi="Times New Roman" w:cs="Times New Roman"/>
          <w:b/>
          <w:highlight w:val="cyan"/>
        </w:rPr>
        <w:t>***</w:t>
      </w:r>
      <w:r>
        <w:rPr>
          <w:rFonts w:ascii="Times New Roman" w:eastAsia="Times New Roman" w:hAnsi="Times New Roman" w:cs="Times New Roman"/>
          <w:highlight w:val="cyan"/>
        </w:rPr>
        <w:t xml:space="preserve"> give a brief summary of HPI.  </w:t>
      </w:r>
      <w:r>
        <w:rPr>
          <w:rFonts w:ascii="Times New Roman" w:eastAsia="Times New Roman" w:hAnsi="Times New Roman" w:cs="Times New Roman"/>
          <w:color w:val="FF0000"/>
        </w:rPr>
        <w:t>***__</w:t>
      </w:r>
      <w:r>
        <w:rPr>
          <w:rFonts w:ascii="Times New Roman" w:eastAsia="Times New Roman" w:hAnsi="Times New Roman" w:cs="Times New Roman"/>
          <w:b/>
          <w:color w:val="FF0000"/>
          <w:highlight w:val="cyan"/>
        </w:rPr>
        <w:t xml:space="preserve"> </w:t>
      </w:r>
      <w:r>
        <w:rPr>
          <w:rFonts w:ascii="Times New Roman" w:eastAsia="Times New Roman" w:hAnsi="Times New Roman" w:cs="Times New Roman"/>
          <w:b/>
          <w:highlight w:val="cyan"/>
        </w:rPr>
        <w:t>Ex:</w:t>
      </w:r>
      <w:r>
        <w:rPr>
          <w:rFonts w:ascii="Times New Roman" w:eastAsia="Times New Roman" w:hAnsi="Times New Roman" w:cs="Times New Roman"/>
          <w:color w:val="FF0000"/>
          <w:highlight w:val="cyan"/>
        </w:rPr>
        <w:t xml:space="preserve"> Applicant</w:t>
      </w:r>
      <w:r>
        <w:rPr>
          <w:rFonts w:ascii="Times New Roman" w:eastAsia="Times New Roman" w:hAnsi="Times New Roman" w:cs="Times New Roman"/>
          <w:highlight w:val="cyan"/>
        </w:rPr>
        <w:t xml:space="preserve"> is claiming a specific injury to the left thumb occurring on October 1, 2021, when she accidentally cut herself on a sharp knife as she was washing dishes at ABC Company, causing immediate pain in her hand. She was unsure if someone witnessed the incident.  She reported the injury to Mr. Edgar, her supervisor, on the same day.  She states she was sent for medical attention and sutures were placed.  She continued working with ongoing pain versus. A course of therapy was then provided which she did not find beneficial </w:t>
      </w:r>
      <w:r>
        <w:rPr>
          <w:rFonts w:ascii="Times New Roman" w:eastAsia="Times New Roman" w:hAnsi="Times New Roman" w:cs="Times New Roman"/>
          <w:b/>
          <w:highlight w:val="cyan"/>
        </w:rPr>
        <w:t>versus</w:t>
      </w:r>
      <w:r>
        <w:rPr>
          <w:rFonts w:ascii="Times New Roman" w:eastAsia="Times New Roman" w:hAnsi="Times New Roman" w:cs="Times New Roman"/>
          <w:highlight w:val="cyan"/>
        </w:rPr>
        <w:t xml:space="preserve"> __reports __% relief so far  versus She was not offered medical treatment versus </w:t>
      </w:r>
      <w:r>
        <w:rPr>
          <w:rFonts w:ascii="Times New Roman" w:eastAsia="Times New Roman" w:hAnsi="Times New Roman" w:cs="Times New Roman"/>
          <w:b/>
          <w:highlight w:val="cyan"/>
        </w:rPr>
        <w:t>***</w:t>
      </w:r>
      <w:r>
        <w:rPr>
          <w:rFonts w:ascii="Times New Roman" w:eastAsia="Times New Roman" w:hAnsi="Times New Roman" w:cs="Times New Roman"/>
          <w:highlight w:val="cyan"/>
        </w:rPr>
        <w:t xml:space="preserve">.  </w:t>
      </w:r>
      <w:r>
        <w:rPr>
          <w:rFonts w:ascii="Times New Roman" w:eastAsia="Times New Roman" w:hAnsi="Times New Roman" w:cs="Times New Roman"/>
        </w:rPr>
        <w:t xml:space="preserve">About </w:t>
      </w:r>
      <w:r>
        <w:rPr>
          <w:rFonts w:ascii="Times New Roman" w:eastAsia="Times New Roman" w:hAnsi="Times New Roman" w:cs="Times New Roman"/>
          <w:color w:val="FF0000"/>
        </w:rPr>
        <w:t>__***</w:t>
      </w:r>
      <w:r>
        <w:rPr>
          <w:rFonts w:ascii="Times New Roman" w:eastAsia="Times New Roman" w:hAnsi="Times New Roman" w:cs="Times New Roman"/>
        </w:rPr>
        <w:t xml:space="preserve"> days/weeks/months later after injury, the applicant was first seen by a physician at </w:t>
      </w:r>
      <w:r>
        <w:rPr>
          <w:rFonts w:ascii="Times New Roman" w:eastAsia="Times New Roman" w:hAnsi="Times New Roman" w:cs="Times New Roman"/>
          <w:color w:val="FF0000"/>
        </w:rPr>
        <w:t>__***</w:t>
      </w:r>
      <w:r>
        <w:rPr>
          <w:rFonts w:ascii="Times New Roman" w:eastAsia="Times New Roman" w:hAnsi="Times New Roman" w:cs="Times New Roman"/>
        </w:rPr>
        <w:t>.</w:t>
      </w:r>
    </w:p>
    <w:p w14:paraId="430A1EE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65060A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injury report is supported by substantial medical evidence from the submitted medical records including an initial report by applicant’s primary treating physician, PTP, Dr. </w:t>
      </w:r>
      <w:r>
        <w:rPr>
          <w:rFonts w:ascii="Times New Roman" w:eastAsia="Times New Roman" w:hAnsi="Times New Roman" w:cs="Times New Roman"/>
          <w:color w:val="FF0000"/>
        </w:rPr>
        <w:t>__***</w:t>
      </w:r>
      <w:r>
        <w:rPr>
          <w:rFonts w:ascii="Times New Roman" w:eastAsia="Times New Roman" w:hAnsi="Times New Roman" w:cs="Times New Roman"/>
        </w:rPr>
        <w:t xml:space="preserve"> MD on </w:t>
      </w:r>
      <w:r>
        <w:rPr>
          <w:rFonts w:ascii="Times New Roman" w:eastAsia="Times New Roman" w:hAnsi="Times New Roman" w:cs="Times New Roman"/>
          <w:color w:val="FF0000"/>
        </w:rPr>
        <w:t>***__</w:t>
      </w:r>
      <w:r>
        <w:rPr>
          <w:rFonts w:ascii="Times New Roman" w:eastAsia="Times New Roman" w:hAnsi="Times New Roman" w:cs="Times New Roman"/>
        </w:rPr>
        <w:t xml:space="preserve">, documenting reported injury mechanism to claimed body parts. Applicant was prescribed </w:t>
      </w:r>
      <w:r>
        <w:rPr>
          <w:rFonts w:ascii="Times New Roman" w:eastAsia="Times New Roman" w:hAnsi="Times New Roman" w:cs="Times New Roman"/>
          <w:color w:val="FF0000"/>
        </w:rPr>
        <w:t>***__</w:t>
      </w:r>
      <w:r>
        <w:rPr>
          <w:rFonts w:ascii="Times New Roman" w:eastAsia="Times New Roman" w:hAnsi="Times New Roman" w:cs="Times New Roman"/>
          <w:b/>
          <w:color w:val="FF0000"/>
          <w:highlight w:val="cyan"/>
        </w:rPr>
        <w:t xml:space="preserve"> </w:t>
      </w:r>
      <w:r>
        <w:rPr>
          <w:rFonts w:ascii="Times New Roman" w:eastAsia="Times New Roman" w:hAnsi="Times New Roman" w:cs="Times New Roman"/>
          <w:b/>
          <w:highlight w:val="cyan"/>
        </w:rPr>
        <w:t>Ex:</w:t>
      </w:r>
      <w:r>
        <w:rPr>
          <w:rFonts w:ascii="Times New Roman" w:eastAsia="Times New Roman" w:hAnsi="Times New Roman" w:cs="Times New Roman"/>
          <w:color w:val="FF0000"/>
          <w:highlight w:val="cyan"/>
        </w:rPr>
        <w:t xml:space="preserve"> </w:t>
      </w:r>
      <w:r>
        <w:rPr>
          <w:rFonts w:ascii="Times New Roman" w:eastAsia="Times New Roman" w:hAnsi="Times New Roman" w:cs="Times New Roman"/>
          <w:highlight w:val="cyan"/>
        </w:rPr>
        <w:t>medications, recommended PT, hinged knee support/brace, back brace, with MRIs of right knee and lumbar spine,</w:t>
      </w:r>
      <w:r>
        <w:rPr>
          <w:rFonts w:ascii="Times New Roman" w:eastAsia="Times New Roman" w:hAnsi="Times New Roman" w:cs="Times New Roman"/>
        </w:rPr>
        <w:t xml:space="preserve"> and placed on </w:t>
      </w:r>
      <w:r>
        <w:rPr>
          <w:rFonts w:ascii="Times New Roman" w:eastAsia="Times New Roman" w:hAnsi="Times New Roman" w:cs="Times New Roman"/>
          <w:color w:val="FF0000"/>
        </w:rPr>
        <w:t>***__</w:t>
      </w:r>
      <w:r>
        <w:rPr>
          <w:rFonts w:ascii="Times New Roman" w:eastAsia="Times New Roman" w:hAnsi="Times New Roman" w:cs="Times New Roman"/>
          <w:b/>
          <w:color w:val="FF0000"/>
          <w:highlight w:val="cyan"/>
        </w:rPr>
        <w:t xml:space="preserve"> Ex:</w:t>
      </w:r>
      <w:r>
        <w:rPr>
          <w:rFonts w:ascii="Times New Roman" w:eastAsia="Times New Roman" w:hAnsi="Times New Roman" w:cs="Times New Roman"/>
          <w:color w:val="FF0000"/>
          <w:highlight w:val="cyan"/>
        </w:rPr>
        <w:t xml:space="preserve"> </w:t>
      </w:r>
      <w:r>
        <w:rPr>
          <w:rFonts w:ascii="Times New Roman" w:eastAsia="Times New Roman" w:hAnsi="Times New Roman" w:cs="Times New Roman"/>
          <w:highlight w:val="cyan"/>
        </w:rPr>
        <w:t xml:space="preserve">temporary </w:t>
      </w:r>
      <w:r>
        <w:rPr>
          <w:rFonts w:ascii="Times New Roman" w:eastAsia="Times New Roman" w:hAnsi="Times New Roman" w:cs="Times New Roman"/>
          <w:b/>
          <w:highlight w:val="cyan"/>
        </w:rPr>
        <w:t xml:space="preserve">off work status till </w:t>
      </w:r>
      <w:r>
        <w:rPr>
          <w:rFonts w:ascii="Times New Roman" w:eastAsia="Times New Roman" w:hAnsi="Times New Roman" w:cs="Times New Roman"/>
          <w:color w:val="FF0000"/>
          <w:highlight w:val="cyan"/>
        </w:rPr>
        <w:t>___*** (per last PTP note)</w:t>
      </w:r>
      <w:r>
        <w:rPr>
          <w:rFonts w:ascii="Times New Roman" w:eastAsia="Times New Roman" w:hAnsi="Times New Roman" w:cs="Times New Roman"/>
        </w:rPr>
        <w:t>.</w:t>
      </w:r>
    </w:p>
    <w:p w14:paraId="0499C81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A9E860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At this time, the applicant </w:t>
      </w:r>
      <w:r>
        <w:rPr>
          <w:rFonts w:ascii="Times New Roman" w:eastAsia="Times New Roman" w:hAnsi="Times New Roman" w:cs="Times New Roman"/>
          <w:color w:val="FF0000"/>
        </w:rPr>
        <w:t>***__</w:t>
      </w:r>
      <w:r>
        <w:rPr>
          <w:rFonts w:ascii="Times New Roman" w:eastAsia="Times New Roman" w:hAnsi="Times New Roman" w:cs="Times New Roman"/>
          <w:b/>
          <w:color w:val="FF0000"/>
          <w:highlight w:val="cyan"/>
        </w:rPr>
        <w:t xml:space="preserve"> </w:t>
      </w:r>
      <w:r>
        <w:rPr>
          <w:rFonts w:ascii="Times New Roman" w:eastAsia="Times New Roman" w:hAnsi="Times New Roman" w:cs="Times New Roman"/>
          <w:b/>
          <w:highlight w:val="cyan"/>
        </w:rPr>
        <w:t>Ex:</w:t>
      </w:r>
      <w:r>
        <w:rPr>
          <w:rFonts w:ascii="Times New Roman" w:eastAsia="Times New Roman" w:hAnsi="Times New Roman" w:cs="Times New Roman"/>
          <w:color w:val="FF0000"/>
          <w:highlight w:val="cyan"/>
        </w:rPr>
        <w:t xml:space="preserve"> </w:t>
      </w:r>
      <w:r>
        <w:rPr>
          <w:rFonts w:ascii="Times New Roman" w:eastAsia="Times New Roman" w:hAnsi="Times New Roman" w:cs="Times New Roman"/>
          <w:highlight w:val="cyan"/>
        </w:rPr>
        <w:t xml:space="preserve">remains under the care of </w:t>
      </w:r>
      <w:r>
        <w:rPr>
          <w:rFonts w:ascii="Times New Roman" w:eastAsia="Times New Roman" w:hAnsi="Times New Roman" w:cs="Times New Roman"/>
          <w:color w:val="FF0000"/>
        </w:rPr>
        <w:t>***__</w:t>
      </w:r>
      <w:r>
        <w:rPr>
          <w:rFonts w:ascii="Times New Roman" w:eastAsia="Times New Roman" w:hAnsi="Times New Roman" w:cs="Times New Roman"/>
          <w:highlight w:val="cyan"/>
        </w:rPr>
        <w:t xml:space="preserve"> and was last evaluated on </w:t>
      </w:r>
      <w:r>
        <w:rPr>
          <w:rFonts w:ascii="Times New Roman" w:eastAsia="Times New Roman" w:hAnsi="Times New Roman" w:cs="Times New Roman"/>
          <w:color w:val="FF0000"/>
        </w:rPr>
        <w:t>***__</w:t>
      </w:r>
      <w:r>
        <w:rPr>
          <w:rFonts w:ascii="Times New Roman" w:eastAsia="Times New Roman" w:hAnsi="Times New Roman" w:cs="Times New Roman"/>
          <w:highlight w:val="cyan"/>
        </w:rPr>
        <w:t xml:space="preserve">, with plan to </w:t>
      </w:r>
      <w:r>
        <w:rPr>
          <w:rFonts w:ascii="Times New Roman" w:eastAsia="Times New Roman" w:hAnsi="Times New Roman" w:cs="Times New Roman"/>
          <w:color w:val="FF0000"/>
        </w:rPr>
        <w:t>***__</w:t>
      </w:r>
      <w:r>
        <w:rPr>
          <w:rFonts w:ascii="Times New Roman" w:eastAsia="Times New Roman" w:hAnsi="Times New Roman" w:cs="Times New Roman"/>
          <w:highlight w:val="cyan"/>
        </w:rPr>
        <w:t xml:space="preserve">continue care with 2 more weeks of acupuncture. </w:t>
      </w:r>
      <w:r>
        <w:rPr>
          <w:rFonts w:ascii="Times New Roman" w:eastAsia="Times New Roman" w:hAnsi="Times New Roman" w:cs="Times New Roman"/>
        </w:rPr>
        <w:t xml:space="preserve">Applicant reports </w:t>
      </w:r>
      <w:r>
        <w:rPr>
          <w:rFonts w:ascii="Times New Roman" w:eastAsia="Times New Roman" w:hAnsi="Times New Roman" w:cs="Times New Roman"/>
          <w:highlight w:val="cyan"/>
        </w:rPr>
        <w:t xml:space="preserve">a scheduled for f/u appt in </w:t>
      </w:r>
      <w:r>
        <w:rPr>
          <w:rFonts w:ascii="Times New Roman" w:eastAsia="Times New Roman" w:hAnsi="Times New Roman" w:cs="Times New Roman"/>
          <w:color w:val="FF0000"/>
        </w:rPr>
        <w:t>***__</w:t>
      </w:r>
      <w:r>
        <w:rPr>
          <w:rFonts w:ascii="Times New Roman" w:eastAsia="Times New Roman" w:hAnsi="Times New Roman" w:cs="Times New Roman"/>
          <w:highlight w:val="cyan"/>
        </w:rPr>
        <w:t>.</w:t>
      </w:r>
    </w:p>
    <w:p w14:paraId="4E87B82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7B1215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I reviewed an MRI 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rPr>
        <w:t xml:space="preserve"> joint</w:t>
      </w:r>
      <w:r>
        <w:rPr>
          <w:rFonts w:ascii="Times New Roman" w:eastAsia="Times New Roman" w:hAnsi="Times New Roman" w:cs="Times New Roman"/>
        </w:rPr>
        <w:t xml:space="preserve"> dated </w:t>
      </w:r>
      <w:r>
        <w:rPr>
          <w:rFonts w:ascii="Times New Roman" w:eastAsia="Times New Roman" w:hAnsi="Times New Roman" w:cs="Times New Roman"/>
          <w:color w:val="FF0000"/>
        </w:rPr>
        <w:t>***___</w:t>
      </w:r>
      <w:r>
        <w:rPr>
          <w:rFonts w:ascii="Times New Roman" w:eastAsia="Times New Roman" w:hAnsi="Times New Roman" w:cs="Times New Roman"/>
        </w:rPr>
        <w:t xml:space="preserve"> which showed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 xml:space="preserve"> Ex: </w:t>
      </w:r>
      <w:r>
        <w:rPr>
          <w:rFonts w:ascii="Times New Roman" w:eastAsia="Times New Roman" w:hAnsi="Times New Roman" w:cs="Times New Roman"/>
          <w:b/>
          <w:color w:val="000000"/>
          <w:highlight w:val="cyan"/>
        </w:rPr>
        <w:t>edema</w:t>
      </w:r>
      <w:r>
        <w:rPr>
          <w:rFonts w:ascii="Times New Roman" w:eastAsia="Times New Roman" w:hAnsi="Times New Roman" w:cs="Times New Roman"/>
          <w:color w:val="000000"/>
          <w:highlight w:val="cyan"/>
        </w:rPr>
        <w:t xml:space="preserve"> around intact medial collateral ligament consistent with grade 1 MCL sprain, moderate to marked tricompartmental (medial/lateral/patellofemoral) knee arthritis. No acute fractures or dislocation The edema on right knee MRI is an objective radiological finding consistent with an </w:t>
      </w:r>
      <w:r>
        <w:rPr>
          <w:rFonts w:ascii="Times New Roman" w:eastAsia="Times New Roman" w:hAnsi="Times New Roman" w:cs="Times New Roman"/>
          <w:b/>
          <w:color w:val="000000"/>
          <w:highlight w:val="cyan"/>
        </w:rPr>
        <w:t>acute/subacute</w:t>
      </w:r>
      <w:r>
        <w:rPr>
          <w:rFonts w:ascii="Times New Roman" w:eastAsia="Times New Roman" w:hAnsi="Times New Roman" w:cs="Times New Roman"/>
          <w:color w:val="000000"/>
          <w:highlight w:val="cyan"/>
        </w:rPr>
        <w:t xml:space="preserve"> injury and corroborates applicant’s report of localized right knee pain on exam. </w:t>
      </w:r>
    </w:p>
    <w:p w14:paraId="7159BB2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A6DED9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640574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D620D9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CONTINUOUS TRAUMA:</w:t>
      </w:r>
    </w:p>
    <w:p w14:paraId="65AF89C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that the applicant sustained a continuous trauma to </w:t>
      </w:r>
      <w:r>
        <w:rPr>
          <w:rFonts w:ascii="Times New Roman" w:eastAsia="Times New Roman" w:hAnsi="Times New Roman" w:cs="Times New Roman"/>
          <w:color w:val="FF0000"/>
        </w:rPr>
        <w:t xml:space="preserve">[***body part(s)] </w:t>
      </w:r>
      <w:r>
        <w:rPr>
          <w:rFonts w:ascii="Times New Roman" w:eastAsia="Times New Roman" w:hAnsi="Times New Roman" w:cs="Times New Roman"/>
        </w:rPr>
        <w:t xml:space="preserve">which spans the applicant’s employment with </w:t>
      </w:r>
      <w:r>
        <w:rPr>
          <w:rFonts w:ascii="Times New Roman" w:eastAsia="Times New Roman" w:hAnsi="Times New Roman" w:cs="Times New Roman"/>
          <w:color w:val="FF0000"/>
        </w:rPr>
        <w:t>***</w:t>
      </w:r>
      <w:r>
        <w:rPr>
          <w:rFonts w:ascii="Times New Roman" w:eastAsia="Times New Roman" w:hAnsi="Times New Roman" w:cs="Times New Roman"/>
        </w:rPr>
        <w:t xml:space="preserve"> from </w:t>
      </w:r>
      <w:r>
        <w:rPr>
          <w:rFonts w:ascii="Times New Roman" w:eastAsia="Times New Roman" w:hAnsi="Times New Roman" w:cs="Times New Roman"/>
          <w:color w:val="FF0000"/>
        </w:rPr>
        <w:t>***</w:t>
      </w:r>
      <w:r>
        <w:rPr>
          <w:rFonts w:ascii="Times New Roman" w:eastAsia="Times New Roman" w:hAnsi="Times New Roman" w:cs="Times New Roman"/>
        </w:rPr>
        <w:t xml:space="preserve"> to </w:t>
      </w:r>
      <w:r>
        <w:rPr>
          <w:rFonts w:ascii="Times New Roman" w:eastAsia="Times New Roman" w:hAnsi="Times New Roman" w:cs="Times New Roman"/>
          <w:color w:val="FF0000"/>
        </w:rPr>
        <w:t>***</w:t>
      </w:r>
      <w:r>
        <w:rPr>
          <w:rFonts w:ascii="Times New Roman" w:eastAsia="Times New Roman" w:hAnsi="Times New Roman" w:cs="Times New Roman"/>
        </w:rPr>
        <w:t xml:space="preserve">. Applicant’s period of employment with employer spans a period of </w:t>
      </w:r>
      <w:r>
        <w:rPr>
          <w:rFonts w:ascii="Times New Roman" w:eastAsia="Times New Roman" w:hAnsi="Times New Roman" w:cs="Times New Roman"/>
          <w:color w:val="FF0000"/>
        </w:rPr>
        <w:t xml:space="preserve">*** years </w:t>
      </w:r>
      <w:r>
        <w:rPr>
          <w:rFonts w:ascii="Times New Roman" w:eastAsia="Times New Roman" w:hAnsi="Times New Roman" w:cs="Times New Roman"/>
        </w:rPr>
        <w:t xml:space="preserve">from </w:t>
      </w:r>
      <w:r>
        <w:rPr>
          <w:rFonts w:ascii="Times New Roman" w:eastAsia="Times New Roman" w:hAnsi="Times New Roman" w:cs="Times New Roman"/>
          <w:color w:val="FF0000"/>
        </w:rPr>
        <w:t>***</w:t>
      </w:r>
      <w:r>
        <w:rPr>
          <w:rFonts w:ascii="Times New Roman" w:eastAsia="Times New Roman" w:hAnsi="Times New Roman" w:cs="Times New Roman"/>
        </w:rPr>
        <w:t xml:space="preserve"> to </w:t>
      </w:r>
      <w:r>
        <w:rPr>
          <w:rFonts w:ascii="Times New Roman" w:eastAsia="Times New Roman" w:hAnsi="Times New Roman" w:cs="Times New Roman"/>
          <w:color w:val="FF0000"/>
        </w:rPr>
        <w:t>***</w:t>
      </w:r>
      <w:r>
        <w:rPr>
          <w:rFonts w:ascii="Times New Roman" w:eastAsia="Times New Roman" w:hAnsi="Times New Roman" w:cs="Times New Roman"/>
        </w:rPr>
        <w:t xml:space="preserve">.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1A44AAB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cyan"/>
        </w:rPr>
        <w:t>EXAMPLE</w:t>
      </w:r>
    </w:p>
    <w:p w14:paraId="57564D7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4E72C18" w14:textId="77777777" w:rsidR="00495E8E" w:rsidRDefault="00000000">
      <w:pPr>
        <w:widowControl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Per applicant report, </w:t>
      </w:r>
      <w:r>
        <w:rPr>
          <w:rFonts w:ascii="Times New Roman" w:eastAsia="Times New Roman" w:hAnsi="Times New Roman" w:cs="Times New Roman"/>
          <w:color w:val="FF0000"/>
        </w:rPr>
        <w:t>***__</w:t>
      </w:r>
      <w:r>
        <w:rPr>
          <w:rFonts w:ascii="Times New Roman" w:eastAsia="Times New Roman" w:hAnsi="Times New Roman" w:cs="Times New Roman"/>
          <w:b/>
          <w:color w:val="FF0000"/>
        </w:rPr>
        <w:t>he/she</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reports performing </w:t>
      </w:r>
      <w:r>
        <w:rPr>
          <w:rFonts w:ascii="Times New Roman" w:eastAsia="Times New Roman" w:hAnsi="Times New Roman" w:cs="Times New Roman"/>
          <w:b/>
          <w:color w:val="000000"/>
        </w:rPr>
        <w:t>daily regular repetitive physical demands</w:t>
      </w:r>
      <w:r>
        <w:rPr>
          <w:rFonts w:ascii="Times New Roman" w:eastAsia="Times New Roman" w:hAnsi="Times New Roman" w:cs="Times New Roman"/>
          <w:color w:val="000000"/>
        </w:rPr>
        <w:t xml:space="preserve"> that would contribute to the applicant’s current objective findings on examination.  Specifically, he worked </w:t>
      </w:r>
      <w:r>
        <w:rPr>
          <w:rFonts w:ascii="Times New Roman" w:eastAsia="Times New Roman" w:hAnsi="Times New Roman" w:cs="Times New Roman"/>
          <w:color w:val="FF0000"/>
        </w:rPr>
        <w:t xml:space="preserve">***__8 hours per day, 5 days per week </w:t>
      </w:r>
      <w:r>
        <w:rPr>
          <w:rFonts w:ascii="Times New Roman" w:eastAsia="Times New Roman" w:hAnsi="Times New Roman" w:cs="Times New Roman"/>
          <w:color w:val="000000"/>
        </w:rPr>
        <w:t xml:space="preserve">over a period of approximately </w:t>
      </w:r>
      <w:r>
        <w:rPr>
          <w:rFonts w:ascii="Times New Roman" w:eastAsia="Times New Roman" w:hAnsi="Times New Roman" w:cs="Times New Roman"/>
          <w:color w:val="FF0000"/>
        </w:rPr>
        <w:t>***__</w:t>
      </w:r>
      <w:r>
        <w:rPr>
          <w:rFonts w:ascii="Times New Roman" w:eastAsia="Times New Roman" w:hAnsi="Times New Roman" w:cs="Times New Roman"/>
          <w:color w:val="000000"/>
        </w:rPr>
        <w:t xml:space="preserve"> </w:t>
      </w:r>
      <w:r>
        <w:rPr>
          <w:rFonts w:ascii="Times New Roman" w:eastAsia="Times New Roman" w:hAnsi="Times New Roman" w:cs="Times New Roman"/>
          <w:color w:val="FF0000"/>
        </w:rPr>
        <w:t>years</w:t>
      </w:r>
      <w:r>
        <w:rPr>
          <w:rFonts w:ascii="Times New Roman" w:eastAsia="Times New Roman" w:hAnsi="Times New Roman" w:cs="Times New Roman"/>
          <w:color w:val="000000"/>
        </w:rPr>
        <w:t xml:space="preserve">. Applicant’s job required </w:t>
      </w:r>
      <w:r>
        <w:rPr>
          <w:rFonts w:ascii="Times New Roman" w:eastAsia="Times New Roman" w:hAnsi="Times New Roman" w:cs="Times New Roman"/>
          <w:color w:val="FF0000"/>
        </w:rPr>
        <w:t xml:space="preserve">***__ </w:t>
      </w:r>
      <w:r>
        <w:rPr>
          <w:rFonts w:ascii="Times New Roman" w:eastAsia="Times New Roman" w:hAnsi="Times New Roman" w:cs="Times New Roman"/>
          <w:b/>
          <w:highlight w:val="cyan"/>
        </w:rPr>
        <w:t>Ex:</w:t>
      </w:r>
      <w:r>
        <w:rPr>
          <w:rFonts w:ascii="Times New Roman" w:eastAsia="Times New Roman" w:hAnsi="Times New Roman" w:cs="Times New Roman"/>
          <w:color w:val="FF0000"/>
          <w:highlight w:val="cyan"/>
        </w:rPr>
        <w:t xml:space="preserve"> </w:t>
      </w:r>
      <w:r>
        <w:rPr>
          <w:rFonts w:ascii="Times New Roman" w:eastAsia="Times New Roman" w:hAnsi="Times New Roman" w:cs="Times New Roman"/>
          <w:color w:val="000000"/>
          <w:highlight w:val="cyan"/>
        </w:rPr>
        <w:t>prolonged standing and walking, as well as repetitive bending, stooping, squatting, kneeling, manual dexterity, fine finger manipulation, forceful pushing and pulling, simple and power gripping and grasping, twisting, turning, lifting and carrying, and reaching to all levels</w:t>
      </w:r>
      <w:r>
        <w:rPr>
          <w:rFonts w:ascii="Times New Roman" w:eastAsia="Times New Roman" w:hAnsi="Times New Roman" w:cs="Times New Roman"/>
          <w:color w:val="000000"/>
        </w:rPr>
        <w:t xml:space="preserve"> </w:t>
      </w:r>
      <w:r>
        <w:rPr>
          <w:rFonts w:ascii="Times New Roman" w:eastAsia="Times New Roman" w:hAnsi="Times New Roman" w:cs="Times New Roman"/>
          <w:color w:val="FF0000"/>
        </w:rPr>
        <w:t>throughout</w:t>
      </w:r>
      <w:r>
        <w:rPr>
          <w:rFonts w:ascii="Times New Roman" w:eastAsia="Times New Roman" w:hAnsi="Times New Roman" w:cs="Times New Roman"/>
          <w:color w:val="000000"/>
        </w:rPr>
        <w:t xml:space="preserve"> the course of employment from </w:t>
      </w:r>
      <w:r>
        <w:rPr>
          <w:rFonts w:ascii="Times New Roman" w:eastAsia="Times New Roman" w:hAnsi="Times New Roman" w:cs="Times New Roman"/>
        </w:rPr>
        <w:t xml:space="preserve">from </w:t>
      </w:r>
      <w:r>
        <w:rPr>
          <w:rFonts w:ascii="Times New Roman" w:eastAsia="Times New Roman" w:hAnsi="Times New Roman" w:cs="Times New Roman"/>
          <w:color w:val="FF0000"/>
        </w:rPr>
        <w:t>***</w:t>
      </w:r>
      <w:r>
        <w:rPr>
          <w:rFonts w:ascii="Times New Roman" w:eastAsia="Times New Roman" w:hAnsi="Times New Roman" w:cs="Times New Roman"/>
        </w:rPr>
        <w:t xml:space="preserve"> to </w:t>
      </w:r>
      <w:r>
        <w:rPr>
          <w:rFonts w:ascii="Times New Roman" w:eastAsia="Times New Roman" w:hAnsi="Times New Roman" w:cs="Times New Roman"/>
          <w:color w:val="FF0000"/>
        </w:rPr>
        <w:t>***</w:t>
      </w:r>
      <w:r>
        <w:rPr>
          <w:rFonts w:ascii="Times New Roman" w:eastAsia="Times New Roman" w:hAnsi="Times New Roman" w:cs="Times New Roman"/>
          <w:color w:val="000000"/>
        </w:rPr>
        <w:t xml:space="preserve">. Specifically, applicant’s job duties included </w:t>
      </w:r>
      <w:r>
        <w:rPr>
          <w:rFonts w:ascii="Times New Roman" w:eastAsia="Times New Roman" w:hAnsi="Times New Roman" w:cs="Times New Roman"/>
          <w:color w:val="FF0000"/>
        </w:rPr>
        <w:t xml:space="preserve">***__ </w:t>
      </w:r>
      <w:r>
        <w:rPr>
          <w:rFonts w:ascii="Times New Roman" w:eastAsia="Times New Roman" w:hAnsi="Times New Roman" w:cs="Times New Roman"/>
          <w:b/>
          <w:highlight w:val="cyan"/>
        </w:rPr>
        <w:t>Ex:</w:t>
      </w:r>
      <w:r>
        <w:rPr>
          <w:rFonts w:ascii="Times New Roman" w:eastAsia="Times New Roman" w:hAnsi="Times New Roman" w:cs="Times New Roman"/>
          <w:color w:val="FF0000"/>
          <w:highlight w:val="cyan"/>
        </w:rPr>
        <w:t xml:space="preserve"> </w:t>
      </w:r>
      <w:r>
        <w:rPr>
          <w:rFonts w:ascii="Times New Roman" w:eastAsia="Times New Roman" w:hAnsi="Times New Roman" w:cs="Times New Roman"/>
          <w:color w:val="000000"/>
          <w:highlight w:val="cyan"/>
        </w:rPr>
        <w:t>turning on machine, fed bars of glue and water to the machine, covered guitar cases with vinyl and stack guitar cases on pallet with wheels and push the wheeled pallet, line the guitar boxes, use the machine to cut wood and staple, cut material with scissors. In an 8-hour day she would stand for 7 hours and walking for 1 hour. The heaviest object she was required to lift were the covers weighing about 15 pounds. She would continuously lift up to 10 pounds and reach at or above shoulder height. She would occasionally lift 11-20 pounds, squat, and climb. She would frequently bend and tilt her head up and down.</w:t>
      </w:r>
    </w:p>
    <w:p w14:paraId="5393685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916A05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412993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injury report is supported by substantial medical evidence from the submitted medical records including an initial report by applicant’s primary treating physician, PTP, Dr. </w:t>
      </w:r>
      <w:r>
        <w:rPr>
          <w:rFonts w:ascii="Times New Roman" w:eastAsia="Times New Roman" w:hAnsi="Times New Roman" w:cs="Times New Roman"/>
          <w:color w:val="FF0000"/>
        </w:rPr>
        <w:t>__***</w:t>
      </w:r>
      <w:r>
        <w:rPr>
          <w:rFonts w:ascii="Times New Roman" w:eastAsia="Times New Roman" w:hAnsi="Times New Roman" w:cs="Times New Roman"/>
        </w:rPr>
        <w:t xml:space="preserve"> MD on </w:t>
      </w:r>
      <w:r>
        <w:rPr>
          <w:rFonts w:ascii="Times New Roman" w:eastAsia="Times New Roman" w:hAnsi="Times New Roman" w:cs="Times New Roman"/>
          <w:color w:val="FF0000"/>
        </w:rPr>
        <w:t>***__</w:t>
      </w:r>
      <w:r>
        <w:rPr>
          <w:rFonts w:ascii="Times New Roman" w:eastAsia="Times New Roman" w:hAnsi="Times New Roman" w:cs="Times New Roman"/>
        </w:rPr>
        <w:t xml:space="preserve">, documenting reported injury mechanism to claimed body parts. Applicant was prescribed </w:t>
      </w:r>
      <w:r>
        <w:rPr>
          <w:rFonts w:ascii="Times New Roman" w:eastAsia="Times New Roman" w:hAnsi="Times New Roman" w:cs="Times New Roman"/>
          <w:color w:val="FF0000"/>
        </w:rPr>
        <w:t xml:space="preserve">***__ </w:t>
      </w:r>
      <w:r>
        <w:rPr>
          <w:rFonts w:ascii="Times New Roman" w:eastAsia="Times New Roman" w:hAnsi="Times New Roman" w:cs="Times New Roman"/>
          <w:b/>
          <w:color w:val="FF0000"/>
          <w:highlight w:val="cyan"/>
        </w:rPr>
        <w:t>Ex:</w:t>
      </w:r>
      <w:r>
        <w:rPr>
          <w:rFonts w:ascii="Times New Roman" w:eastAsia="Times New Roman" w:hAnsi="Times New Roman" w:cs="Times New Roman"/>
          <w:highlight w:val="cyan"/>
        </w:rPr>
        <w:t xml:space="preserve"> medications, recommended PT, hinged knee support/brace, back brace, with MRIs of right knee and lumbar spine,</w:t>
      </w:r>
      <w:r>
        <w:rPr>
          <w:rFonts w:ascii="Times New Roman" w:eastAsia="Times New Roman" w:hAnsi="Times New Roman" w:cs="Times New Roman"/>
        </w:rPr>
        <w:t xml:space="preserve"> and placed on </w:t>
      </w:r>
      <w:r>
        <w:rPr>
          <w:rFonts w:ascii="Times New Roman" w:eastAsia="Times New Roman" w:hAnsi="Times New Roman" w:cs="Times New Roman"/>
          <w:color w:val="FF0000"/>
        </w:rPr>
        <w:t>***__</w:t>
      </w:r>
      <w:r>
        <w:rPr>
          <w:rFonts w:ascii="Times New Roman" w:eastAsia="Times New Roman" w:hAnsi="Times New Roman" w:cs="Times New Roman"/>
          <w:b/>
          <w:color w:val="FF0000"/>
          <w:highlight w:val="cyan"/>
        </w:rPr>
        <w:t xml:space="preserve"> Ex:</w:t>
      </w:r>
      <w:r>
        <w:rPr>
          <w:rFonts w:ascii="Times New Roman" w:eastAsia="Times New Roman" w:hAnsi="Times New Roman" w:cs="Times New Roman"/>
          <w:color w:val="FF0000"/>
          <w:highlight w:val="cyan"/>
        </w:rPr>
        <w:t xml:space="preserve"> </w:t>
      </w:r>
      <w:r>
        <w:rPr>
          <w:rFonts w:ascii="Times New Roman" w:eastAsia="Times New Roman" w:hAnsi="Times New Roman" w:cs="Times New Roman"/>
          <w:highlight w:val="cyan"/>
        </w:rPr>
        <w:t xml:space="preserve">temporary </w:t>
      </w:r>
      <w:r>
        <w:rPr>
          <w:rFonts w:ascii="Times New Roman" w:eastAsia="Times New Roman" w:hAnsi="Times New Roman" w:cs="Times New Roman"/>
          <w:b/>
          <w:highlight w:val="cyan"/>
        </w:rPr>
        <w:t xml:space="preserve">off work status till </w:t>
      </w:r>
      <w:r>
        <w:rPr>
          <w:rFonts w:ascii="Times New Roman" w:eastAsia="Times New Roman" w:hAnsi="Times New Roman" w:cs="Times New Roman"/>
          <w:color w:val="FF0000"/>
          <w:highlight w:val="cyan"/>
        </w:rPr>
        <w:t>___*** (per last PTP note)</w:t>
      </w:r>
      <w:r>
        <w:rPr>
          <w:rFonts w:ascii="Times New Roman" w:eastAsia="Times New Roman" w:hAnsi="Times New Roman" w:cs="Times New Roman"/>
        </w:rPr>
        <w:t>.</w:t>
      </w:r>
    </w:p>
    <w:p w14:paraId="688D1B9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86746D2"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D14A22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DEGENERATIVE FINDINGS ON IMAGING: CAN USE FOR BOTH SPECIFIC OR CONTINUOUS TRAUMA:</w:t>
      </w:r>
    </w:p>
    <w:p w14:paraId="1B9DB765"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C914FA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SPINE DDD:</w:t>
      </w:r>
    </w:p>
    <w:p w14:paraId="3DAA32E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reviewed an MRI 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rPr>
        <w:t xml:space="preserve"> spine</w:t>
      </w:r>
      <w:r>
        <w:rPr>
          <w:rFonts w:ascii="Times New Roman" w:eastAsia="Times New Roman" w:hAnsi="Times New Roman" w:cs="Times New Roman"/>
        </w:rPr>
        <w:t xml:space="preserve"> dated </w:t>
      </w:r>
      <w:r>
        <w:rPr>
          <w:rFonts w:ascii="Times New Roman" w:eastAsia="Times New Roman" w:hAnsi="Times New Roman" w:cs="Times New Roman"/>
          <w:color w:val="FF0000"/>
        </w:rPr>
        <w:t>***___</w:t>
      </w:r>
      <w:r>
        <w:rPr>
          <w:rFonts w:ascii="Times New Roman" w:eastAsia="Times New Roman" w:hAnsi="Times New Roman" w:cs="Times New Roman"/>
        </w:rPr>
        <w:t xml:space="preserve"> which showed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highlight w:val="cyan"/>
        </w:rPr>
        <w:t>Ex:</w:t>
      </w:r>
      <w:r>
        <w:rPr>
          <w:rFonts w:ascii="Times New Roman" w:eastAsia="Times New Roman" w:hAnsi="Times New Roman" w:cs="Times New Roman"/>
          <w:highlight w:val="cyan"/>
        </w:rPr>
        <w:t xml:space="preserve"> no acute fractures or dislocation or significant acute disc herniations. There was degenerative spine arthritis with mild canal/bilateral foraminal stenosis L4-L5, moderate right and moderate to severe left foraminal stenosis L5-S1 (significant stenosis but most likely degenerative). </w:t>
      </w:r>
      <w:r>
        <w:rPr>
          <w:rFonts w:ascii="Times New Roman" w:eastAsia="Times New Roman" w:hAnsi="Times New Roman" w:cs="Times New Roman"/>
        </w:rPr>
        <w:t xml:space="preserve">Although MRI 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spine</w:t>
      </w:r>
      <w:r>
        <w:rPr>
          <w:rFonts w:ascii="Times New Roman" w:eastAsia="Times New Roman" w:hAnsi="Times New Roman" w:cs="Times New Roman"/>
        </w:rPr>
        <w:t xml:space="preserve"> does not indicate a specific acute traumatic injury, the degenerative findings observed in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spine</w:t>
      </w:r>
      <w:r>
        <w:rPr>
          <w:rFonts w:ascii="Times New Roman" w:eastAsia="Times New Roman" w:hAnsi="Times New Roman" w:cs="Times New Roman"/>
        </w:rPr>
        <w:t xml:space="preserve"> MRI. However, given the applicant’s </w:t>
      </w:r>
      <w:r>
        <w:rPr>
          <w:rFonts w:ascii="Times New Roman" w:eastAsia="Times New Roman" w:hAnsi="Times New Roman" w:cs="Times New Roman"/>
          <w:color w:val="FF0000"/>
        </w:rPr>
        <w:t>increase</w:t>
      </w:r>
      <w:r>
        <w:rPr>
          <w:rFonts w:ascii="Times New Roman" w:eastAsia="Times New Roman" w:hAnsi="Times New Roman" w:cs="Times New Roman"/>
        </w:rPr>
        <w:t xml:space="preserve"> in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spine</w:t>
      </w:r>
      <w:r>
        <w:rPr>
          <w:rFonts w:ascii="Times New Roman" w:eastAsia="Times New Roman" w:hAnsi="Times New Roman" w:cs="Times New Roman"/>
        </w:rPr>
        <w:t xml:space="preserve"> pain (by at least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 per applicant’s report) </w:t>
      </w:r>
      <w:r>
        <w:rPr>
          <w:rFonts w:ascii="Times New Roman" w:eastAsia="Times New Roman" w:hAnsi="Times New Roman" w:cs="Times New Roman"/>
          <w:color w:val="FF0000"/>
        </w:rPr>
        <w:t>and development of new radicular symptoms</w:t>
      </w:r>
      <w:r>
        <w:rPr>
          <w:rFonts w:ascii="Times New Roman" w:eastAsia="Times New Roman" w:hAnsi="Times New Roman" w:cs="Times New Roman"/>
        </w:rPr>
        <w:t xml:space="preserve"> </w:t>
      </w:r>
      <w:r>
        <w:rPr>
          <w:rFonts w:ascii="Times New Roman" w:eastAsia="Times New Roman" w:hAnsi="Times New Roman" w:cs="Times New Roman"/>
          <w:b/>
          <w:color w:val="FF0000"/>
        </w:rPr>
        <w:t>(if applicable),</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since work event, it is therefore, my opinion based on reasonable medical probability that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spine</w:t>
      </w:r>
      <w:r>
        <w:rPr>
          <w:rFonts w:ascii="Times New Roman" w:eastAsia="Times New Roman" w:hAnsi="Times New Roman" w:cs="Times New Roman"/>
        </w:rPr>
        <w:t xml:space="preserve"> injury is most likely an exacerbation or possible aggravation of applicant’s pre-exiting condition. It will likely be considered an </w:t>
      </w:r>
      <w:r>
        <w:rPr>
          <w:rFonts w:ascii="Times New Roman" w:eastAsia="Times New Roman" w:hAnsi="Times New Roman" w:cs="Times New Roman"/>
          <w:b/>
        </w:rPr>
        <w:t>aggravation if there is permanent</w:t>
      </w:r>
      <w:r>
        <w:rPr>
          <w:rFonts w:ascii="Times New Roman" w:eastAsia="Times New Roman" w:hAnsi="Times New Roman" w:cs="Times New Roman"/>
        </w:rPr>
        <w:t xml:space="preserve"> worsening of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spine</w:t>
      </w:r>
      <w:r>
        <w:rPr>
          <w:rFonts w:ascii="Times New Roman" w:eastAsia="Times New Roman" w:hAnsi="Times New Roman" w:cs="Times New Roman"/>
        </w:rPr>
        <w:t xml:space="preserve"> pain with a new baseline after MMI </w:t>
      </w:r>
      <w:r>
        <w:rPr>
          <w:rFonts w:ascii="Times New Roman" w:eastAsia="Times New Roman" w:hAnsi="Times New Roman" w:cs="Times New Roman"/>
          <w:i/>
        </w:rPr>
        <w:t>(Maximum Medical Improvement)</w:t>
      </w:r>
      <w:r>
        <w:rPr>
          <w:rFonts w:ascii="Times New Roman" w:eastAsia="Times New Roman" w:hAnsi="Times New Roman" w:cs="Times New Roman"/>
        </w:rPr>
        <w:t xml:space="preserve"> is reached. </w:t>
      </w:r>
    </w:p>
    <w:p w14:paraId="456EC0D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4E8256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t xml:space="preserve">If there is medical evidence provided showing that a </w:t>
      </w:r>
      <w:r>
        <w:rPr>
          <w:rFonts w:ascii="Times New Roman" w:eastAsia="Times New Roman" w:hAnsi="Times New Roman" w:cs="Times New Roman"/>
          <w:b/>
        </w:rPr>
        <w:t>similar level</w:t>
      </w:r>
      <w:r>
        <w:rPr>
          <w:rFonts w:ascii="Times New Roman" w:eastAsia="Times New Roman" w:hAnsi="Times New Roman" w:cs="Times New Roman"/>
        </w:rPr>
        <w:t xml:space="preserve"> of </w:t>
      </w:r>
      <w:r>
        <w:rPr>
          <w:rFonts w:ascii="Times New Roman" w:eastAsia="Times New Roman" w:hAnsi="Times New Roman" w:cs="Times New Roman"/>
          <w:color w:val="000000"/>
        </w:rPr>
        <w:t>pre-existing</w:t>
      </w:r>
      <w:r>
        <w:rPr>
          <w:rFonts w:ascii="Times New Roman" w:eastAsia="Times New Roman" w:hAnsi="Times New Roman" w:cs="Times New Roman"/>
        </w:rPr>
        <w:t xml:space="preserve"> degenerative arthritis had</w:t>
      </w:r>
      <w:r>
        <w:rPr>
          <w:rFonts w:ascii="Times New Roman" w:eastAsia="Times New Roman" w:hAnsi="Times New Roman" w:cs="Times New Roman"/>
          <w:color w:val="000000"/>
        </w:rPr>
        <w:t xml:space="preserve"> occurred</w:t>
      </w:r>
      <w:r>
        <w:rPr>
          <w:rFonts w:ascii="Times New Roman" w:eastAsia="Times New Roman" w:hAnsi="Times New Roman" w:cs="Times New Roman"/>
        </w:rPr>
        <w:t xml:space="preserve"> on imaging of applicant’s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spine</w:t>
      </w:r>
      <w:r>
        <w:rPr>
          <w:rFonts w:ascii="Times New Roman" w:eastAsia="Times New Roman" w:hAnsi="Times New Roman" w:cs="Times New Roman"/>
        </w:rPr>
        <w:t xml:space="preserve"> </w:t>
      </w:r>
      <w:r>
        <w:rPr>
          <w:rFonts w:ascii="Times New Roman" w:eastAsia="Times New Roman" w:hAnsi="Times New Roman" w:cs="Times New Roman"/>
          <w:b/>
        </w:rPr>
        <w:t>prior to</w:t>
      </w:r>
      <w:r>
        <w:rPr>
          <w:rFonts w:ascii="Times New Roman" w:eastAsia="Times New Roman" w:hAnsi="Times New Roman" w:cs="Times New Roman"/>
        </w:rPr>
        <w:t xml:space="preserve"> </w:t>
      </w:r>
      <w:r>
        <w:rPr>
          <w:rFonts w:ascii="Times New Roman" w:eastAsia="Times New Roman" w:hAnsi="Times New Roman" w:cs="Times New Roman"/>
          <w:b/>
        </w:rPr>
        <w:t>hire</w:t>
      </w:r>
      <w:r>
        <w:rPr>
          <w:rFonts w:ascii="Times New Roman" w:eastAsia="Times New Roman" w:hAnsi="Times New Roman" w:cs="Times New Roman"/>
        </w:rPr>
        <w:t xml:space="preserve">, then this may impact apportionment to the claimed body part, even though there is a reasonable medical probability that the pre-existing degeneration may have been exacerbated or aggravated or accelerated by the work injury. In addition, a pain-related impairment to that body part may still apply.  </w:t>
      </w:r>
      <w:r>
        <w:rPr>
          <w:rFonts w:ascii="Times New Roman" w:eastAsia="Times New Roman" w:hAnsi="Times New Roman" w:cs="Times New Roman"/>
          <w:b/>
          <w:i/>
          <w:color w:val="FF0000"/>
        </w:rPr>
        <w:t>(use if degenerative findings on imaging…otherwise delete).</w:t>
      </w:r>
    </w:p>
    <w:p w14:paraId="18EF0C6D"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5BC73B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yellow"/>
        </w:rPr>
        <w:t>JOINT DJD:</w:t>
      </w:r>
    </w:p>
    <w:p w14:paraId="49AEE25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color w:val="FF0000"/>
        </w:rPr>
        <w:t>tricompartmental (medial/lateral/patellofemoral)</w:t>
      </w:r>
      <w:r>
        <w:rPr>
          <w:rFonts w:ascii="Times New Roman" w:eastAsia="Times New Roman" w:hAnsi="Times New Roman" w:cs="Times New Roman"/>
          <w:color w:val="000000"/>
        </w:rPr>
        <w:t xml:space="preserve"> arthritis observed on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color w:val="000000"/>
        </w:rPr>
        <w:t xml:space="preserve">MRI, is consistent with degenerative findings. </w:t>
      </w:r>
      <w:r>
        <w:rPr>
          <w:rFonts w:ascii="Times New Roman" w:eastAsia="Times New Roman" w:hAnsi="Times New Roman" w:cs="Times New Roman"/>
        </w:rPr>
        <w:t xml:space="preserve">However, given the applicant’s </w:t>
      </w:r>
      <w:r>
        <w:rPr>
          <w:rFonts w:ascii="Times New Roman" w:eastAsia="Times New Roman" w:hAnsi="Times New Roman" w:cs="Times New Roman"/>
          <w:color w:val="FF0000"/>
        </w:rPr>
        <w:t>increase</w:t>
      </w:r>
      <w:r>
        <w:rPr>
          <w:rFonts w:ascii="Times New Roman" w:eastAsia="Times New Roman" w:hAnsi="Times New Roman" w:cs="Times New Roman"/>
        </w:rPr>
        <w:t xml:space="preserve"> in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joint</w:t>
      </w:r>
      <w:r>
        <w:rPr>
          <w:rFonts w:ascii="Times New Roman" w:eastAsia="Times New Roman" w:hAnsi="Times New Roman" w:cs="Times New Roman"/>
        </w:rPr>
        <w:t xml:space="preserve"> pain (by at least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 per applicant’s report) </w:t>
      </w:r>
      <w:r>
        <w:rPr>
          <w:rFonts w:ascii="Times New Roman" w:eastAsia="Times New Roman" w:hAnsi="Times New Roman" w:cs="Times New Roman"/>
          <w:color w:val="FF0000"/>
        </w:rPr>
        <w:t>and development of new ***__ antalgic gait on per records</w:t>
      </w:r>
      <w:r>
        <w:rPr>
          <w:rFonts w:ascii="Times New Roman" w:eastAsia="Times New Roman" w:hAnsi="Times New Roman" w:cs="Times New Roman"/>
        </w:rPr>
        <w:t xml:space="preserve"> </w:t>
      </w:r>
      <w:r>
        <w:rPr>
          <w:rFonts w:ascii="Times New Roman" w:eastAsia="Times New Roman" w:hAnsi="Times New Roman" w:cs="Times New Roman"/>
          <w:b/>
          <w:color w:val="FF0000"/>
        </w:rPr>
        <w:t>(if applicable),</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since work event, it is therefore, my opinion based on reasonable medical probability that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joint</w:t>
      </w:r>
      <w:r>
        <w:rPr>
          <w:rFonts w:ascii="Times New Roman" w:eastAsia="Times New Roman" w:hAnsi="Times New Roman" w:cs="Times New Roman"/>
        </w:rPr>
        <w:t xml:space="preserve"> injury is most likely an exacerbation or possible aggravation of applicant’s pre-exiting condition. It will likely be considered an </w:t>
      </w:r>
      <w:r>
        <w:rPr>
          <w:rFonts w:ascii="Times New Roman" w:eastAsia="Times New Roman" w:hAnsi="Times New Roman" w:cs="Times New Roman"/>
          <w:b/>
        </w:rPr>
        <w:t>aggravation if there is permanent</w:t>
      </w:r>
      <w:r>
        <w:rPr>
          <w:rFonts w:ascii="Times New Roman" w:eastAsia="Times New Roman" w:hAnsi="Times New Roman" w:cs="Times New Roman"/>
        </w:rPr>
        <w:t xml:space="preserve"> worsening of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rPr>
        <w:t>joint</w:t>
      </w:r>
      <w:r>
        <w:rPr>
          <w:rFonts w:ascii="Times New Roman" w:eastAsia="Times New Roman" w:hAnsi="Times New Roman" w:cs="Times New Roman"/>
        </w:rPr>
        <w:t xml:space="preserve"> pain with a new baseline after MMI </w:t>
      </w:r>
      <w:r>
        <w:rPr>
          <w:rFonts w:ascii="Times New Roman" w:eastAsia="Times New Roman" w:hAnsi="Times New Roman" w:cs="Times New Roman"/>
          <w:i/>
        </w:rPr>
        <w:t>(Maximum Medical Improvement)</w:t>
      </w:r>
      <w:r>
        <w:rPr>
          <w:rFonts w:ascii="Times New Roman" w:eastAsia="Times New Roman" w:hAnsi="Times New Roman" w:cs="Times New Roman"/>
        </w:rPr>
        <w:t xml:space="preserve"> is reached.</w:t>
      </w:r>
    </w:p>
    <w:p w14:paraId="552E987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79C2482"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t xml:space="preserve">If there is medical evidence provided showing that a </w:t>
      </w:r>
      <w:r>
        <w:rPr>
          <w:rFonts w:ascii="Times New Roman" w:eastAsia="Times New Roman" w:hAnsi="Times New Roman" w:cs="Times New Roman"/>
          <w:b/>
        </w:rPr>
        <w:t>similar level</w:t>
      </w:r>
      <w:r>
        <w:rPr>
          <w:rFonts w:ascii="Times New Roman" w:eastAsia="Times New Roman" w:hAnsi="Times New Roman" w:cs="Times New Roman"/>
        </w:rPr>
        <w:t xml:space="preserve"> of </w:t>
      </w:r>
      <w:r>
        <w:rPr>
          <w:rFonts w:ascii="Times New Roman" w:eastAsia="Times New Roman" w:hAnsi="Times New Roman" w:cs="Times New Roman"/>
          <w:color w:val="000000"/>
        </w:rPr>
        <w:t>pre-existing</w:t>
      </w:r>
      <w:r>
        <w:rPr>
          <w:rFonts w:ascii="Times New Roman" w:eastAsia="Times New Roman" w:hAnsi="Times New Roman" w:cs="Times New Roman"/>
        </w:rPr>
        <w:t xml:space="preserve"> degenerative arthritis had</w:t>
      </w:r>
      <w:r>
        <w:rPr>
          <w:rFonts w:ascii="Times New Roman" w:eastAsia="Times New Roman" w:hAnsi="Times New Roman" w:cs="Times New Roman"/>
          <w:color w:val="000000"/>
        </w:rPr>
        <w:t xml:space="preserve"> occurred</w:t>
      </w:r>
      <w:r>
        <w:rPr>
          <w:rFonts w:ascii="Times New Roman" w:eastAsia="Times New Roman" w:hAnsi="Times New Roman" w:cs="Times New Roman"/>
        </w:rPr>
        <w:t xml:space="preserve"> on imaging of applicant’s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rPr>
        <w:t>joint</w:t>
      </w:r>
      <w:r>
        <w:rPr>
          <w:rFonts w:ascii="Times New Roman" w:eastAsia="Times New Roman" w:hAnsi="Times New Roman" w:cs="Times New Roman"/>
        </w:rPr>
        <w:t xml:space="preserve"> </w:t>
      </w:r>
      <w:r>
        <w:rPr>
          <w:rFonts w:ascii="Times New Roman" w:eastAsia="Times New Roman" w:hAnsi="Times New Roman" w:cs="Times New Roman"/>
          <w:b/>
        </w:rPr>
        <w:t>prior to</w:t>
      </w:r>
      <w:r>
        <w:rPr>
          <w:rFonts w:ascii="Times New Roman" w:eastAsia="Times New Roman" w:hAnsi="Times New Roman" w:cs="Times New Roman"/>
        </w:rPr>
        <w:t xml:space="preserve"> </w:t>
      </w:r>
      <w:r>
        <w:rPr>
          <w:rFonts w:ascii="Times New Roman" w:eastAsia="Times New Roman" w:hAnsi="Times New Roman" w:cs="Times New Roman"/>
          <w:b/>
        </w:rPr>
        <w:t>hire</w:t>
      </w:r>
      <w:r>
        <w:rPr>
          <w:rFonts w:ascii="Times New Roman" w:eastAsia="Times New Roman" w:hAnsi="Times New Roman" w:cs="Times New Roman"/>
        </w:rPr>
        <w:t xml:space="preserve">, then this may impact apportionment to the claimed body part, even though there is a reasonable medical probability that the pre-existing degeneration may have been exacerbated or aggravated or accelerated by the work injury. In addition, a pain-related impairment to that body part may still apply.  </w:t>
      </w:r>
      <w:r>
        <w:rPr>
          <w:rFonts w:ascii="Times New Roman" w:eastAsia="Times New Roman" w:hAnsi="Times New Roman" w:cs="Times New Roman"/>
          <w:b/>
          <w:i/>
          <w:color w:val="FF0000"/>
        </w:rPr>
        <w:t>(use if degenerative findings on imaging…otherwise delete).</w:t>
      </w:r>
    </w:p>
    <w:p w14:paraId="3C31852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2CE728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550B74F6" w14:textId="77777777" w:rsidR="00495E8E" w:rsidRDefault="00000000">
      <w:pPr>
        <w:widowControl w:val="0"/>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yellow"/>
        </w:rPr>
        <w:t>***IF ASCRIBING EXTREMITY PAIN TO RADICULAR PAIN RATHER THAN INTRINSIC INJURY***</w:t>
      </w:r>
    </w:p>
    <w:p w14:paraId="3392E0C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Given applicant’s benign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 xml:space="preserve"> Ex: right hip</w:t>
      </w:r>
      <w:r>
        <w:rPr>
          <w:rFonts w:ascii="Times New Roman" w:eastAsia="Times New Roman" w:hAnsi="Times New Roman" w:cs="Times New Roman"/>
          <w:highlight w:val="cyan"/>
        </w:rPr>
        <w:t xml:space="preserve"> exam as well as benign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color w:val="FF0000"/>
          <w:highlight w:val="cyan"/>
        </w:rPr>
        <w:t xml:space="preserve"> (date)</w:t>
      </w:r>
      <w:r>
        <w:rPr>
          <w:rFonts w:ascii="Times New Roman" w:eastAsia="Times New Roman" w:hAnsi="Times New Roman" w:cs="Times New Roman"/>
          <w:highlight w:val="cyan"/>
        </w:rPr>
        <w:t xml:space="preserve"> </w:t>
      </w:r>
      <w:r>
        <w:rPr>
          <w:rFonts w:ascii="Times New Roman" w:eastAsia="Times New Roman" w:hAnsi="Times New Roman" w:cs="Times New Roman"/>
          <w:b/>
          <w:highlight w:val="cyan"/>
        </w:rPr>
        <w:t>Right hip</w:t>
      </w:r>
      <w:r>
        <w:rPr>
          <w:rFonts w:ascii="Times New Roman" w:eastAsia="Times New Roman" w:hAnsi="Times New Roman" w:cs="Times New Roman"/>
          <w:highlight w:val="cyan"/>
        </w:rPr>
        <w:t xml:space="preserve"> XR was read as “unremarkable with no acute fracture,” including improvement of applicant’s extremity pain/paresthesia with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__e,g </w:t>
      </w:r>
      <w:r>
        <w:rPr>
          <w:rFonts w:ascii="Times New Roman" w:eastAsia="Times New Roman" w:hAnsi="Times New Roman" w:cs="Times New Roman"/>
        </w:rPr>
        <w:t>gabapentin,</w:t>
      </w:r>
      <w:r>
        <w:rPr>
          <w:rFonts w:ascii="Times New Roman" w:eastAsia="Times New Roman" w:hAnsi="Times New Roman" w:cs="Times New Roman"/>
          <w:color w:val="FF0000"/>
        </w:rPr>
        <w:t xml:space="preserve"> </w:t>
      </w:r>
      <w:r>
        <w:rPr>
          <w:rFonts w:ascii="Times New Roman" w:eastAsia="Times New Roman" w:hAnsi="Times New Roman" w:cs="Times New Roman"/>
          <w:highlight w:val="cyan"/>
        </w:rPr>
        <w:t xml:space="preserve">it is with reasonable medical probability that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 xml:space="preserve">right hip and right leg </w:t>
      </w:r>
      <w:r>
        <w:rPr>
          <w:rFonts w:ascii="Times New Roman" w:eastAsia="Times New Roman" w:hAnsi="Times New Roman" w:cs="Times New Roman"/>
          <w:highlight w:val="cyan"/>
        </w:rPr>
        <w:t xml:space="preserve">pain are a component of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highlight w:val="cyan"/>
        </w:rPr>
        <w:t>lumbar</w:t>
      </w:r>
      <w:r>
        <w:rPr>
          <w:rFonts w:ascii="Times New Roman" w:eastAsia="Times New Roman" w:hAnsi="Times New Roman" w:cs="Times New Roman"/>
          <w:highlight w:val="cyan"/>
        </w:rPr>
        <w:t xml:space="preserve"> radiculopathy rather than intrinsic injury to the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highlight w:val="cyan"/>
        </w:rPr>
        <w:t>lower</w:t>
      </w:r>
      <w:r>
        <w:rPr>
          <w:rFonts w:ascii="Times New Roman" w:eastAsia="Times New Roman" w:hAnsi="Times New Roman" w:cs="Times New Roman"/>
          <w:highlight w:val="cyan"/>
        </w:rPr>
        <w:t xml:space="preserve"> extremity, hence not necessarily a separate claimed body part from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lumbar</w:t>
      </w:r>
      <w:r>
        <w:rPr>
          <w:rFonts w:ascii="Times New Roman" w:eastAsia="Times New Roman" w:hAnsi="Times New Roman" w:cs="Times New Roman"/>
          <w:highlight w:val="cyan"/>
        </w:rPr>
        <w:t xml:space="preserve"> spine (an approved body part) </w:t>
      </w:r>
      <w:r>
        <w:rPr>
          <w:rFonts w:ascii="Times New Roman" w:eastAsia="Times New Roman" w:hAnsi="Times New Roman" w:cs="Times New Roman"/>
          <w:b/>
        </w:rPr>
        <w:t xml:space="preserve">versus </w:t>
      </w:r>
      <w:r>
        <w:rPr>
          <w:rFonts w:ascii="Times New Roman" w:eastAsia="Times New Roman" w:hAnsi="Times New Roman" w:cs="Times New Roman"/>
        </w:rPr>
        <w:t xml:space="preserve"> </w:t>
      </w:r>
      <w:r>
        <w:rPr>
          <w:rFonts w:ascii="Times New Roman" w:eastAsia="Times New Roman" w:hAnsi="Times New Roman" w:cs="Times New Roman"/>
          <w:b/>
          <w:color w:val="FF0000"/>
        </w:rPr>
        <w:t xml:space="preserve">(use if area of spine not approved body part) </w:t>
      </w:r>
      <w:r>
        <w:rPr>
          <w:rFonts w:ascii="Times New Roman" w:eastAsia="Times New Roman" w:hAnsi="Times New Roman" w:cs="Times New Roman"/>
          <w:color w:val="FF0000"/>
        </w:rPr>
        <w:t>***__</w:t>
      </w:r>
      <w:r>
        <w:rPr>
          <w:rFonts w:ascii="Times New Roman" w:eastAsia="Times New Roman" w:hAnsi="Times New Roman" w:cs="Times New Roman"/>
          <w:color w:val="FF0000"/>
          <w:highlight w:val="cyan"/>
        </w:rPr>
        <w:t xml:space="preserve">recommend dedicated imaging of </w:t>
      </w:r>
      <w:r>
        <w:rPr>
          <w:rFonts w:ascii="Times New Roman" w:eastAsia="Times New Roman" w:hAnsi="Times New Roman" w:cs="Times New Roman"/>
          <w:color w:val="FF0000"/>
        </w:rPr>
        <w:t>***__</w:t>
      </w:r>
      <w:r>
        <w:rPr>
          <w:rFonts w:ascii="Times New Roman" w:eastAsia="Times New Roman" w:hAnsi="Times New Roman" w:cs="Times New Roman"/>
          <w:b/>
          <w:highlight w:val="cyan"/>
        </w:rPr>
        <w:t xml:space="preserve"> lumbar</w:t>
      </w:r>
      <w:r>
        <w:rPr>
          <w:rFonts w:ascii="Times New Roman" w:eastAsia="Times New Roman" w:hAnsi="Times New Roman" w:cs="Times New Roman"/>
          <w:color w:val="FF0000"/>
          <w:highlight w:val="cyan"/>
        </w:rPr>
        <w:t xml:space="preserve"> spine with EMG/NCS of bilateral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 xml:space="preserve"> lower</w:t>
      </w:r>
      <w:r>
        <w:rPr>
          <w:rFonts w:ascii="Times New Roman" w:eastAsia="Times New Roman" w:hAnsi="Times New Roman" w:cs="Times New Roman"/>
          <w:color w:val="FF0000"/>
          <w:highlight w:val="cyan"/>
        </w:rPr>
        <w:t xml:space="preserve"> extremities to assess this radicular component </w:t>
      </w:r>
    </w:p>
    <w:p w14:paraId="24C5085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35DE666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300B1AA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highlight w:val="yellow"/>
        </w:rPr>
        <w:t xml:space="preserve">***IF NO IMAGING OF APPROVED BODY </w:t>
      </w:r>
      <w:r>
        <w:rPr>
          <w:rFonts w:ascii="Times New Roman" w:eastAsia="Times New Roman" w:hAnsi="Times New Roman" w:cs="Times New Roman"/>
          <w:b/>
          <w:color w:val="FF0000"/>
          <w:highlight w:val="yellow"/>
        </w:rPr>
        <w:t>PART (SYMPTOMS BUT MOST LIKELY CAUSED BY RADICULOPATHY)</w:t>
      </w:r>
      <w:r>
        <w:rPr>
          <w:rFonts w:ascii="Times New Roman" w:eastAsia="Times New Roman" w:hAnsi="Times New Roman" w:cs="Times New Roman"/>
          <w:b/>
          <w:highlight w:val="yellow"/>
        </w:rPr>
        <w:t>… OTHERWISE DELETE***</w:t>
      </w:r>
    </w:p>
    <w:p w14:paraId="3509D946"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cyan"/>
        </w:rPr>
        <w:t xml:space="preserve">While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highlight w:val="cyan"/>
        </w:rPr>
        <w:t>lumbar</w:t>
      </w:r>
      <w:r>
        <w:rPr>
          <w:rFonts w:ascii="Times New Roman" w:eastAsia="Times New Roman" w:hAnsi="Times New Roman" w:cs="Times New Roman"/>
          <w:highlight w:val="cyan"/>
        </w:rPr>
        <w:t xml:space="preserve"> radiculopathy may explain applicant’s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right hip/groin</w:t>
      </w:r>
      <w:r>
        <w:rPr>
          <w:rFonts w:ascii="Times New Roman" w:eastAsia="Times New Roman" w:hAnsi="Times New Roman" w:cs="Times New Roman"/>
          <w:highlight w:val="cyan"/>
        </w:rPr>
        <w:t xml:space="preserve"> pain, it is still reasonable to rule out intrinsic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right hip</w:t>
      </w:r>
      <w:r>
        <w:rPr>
          <w:rFonts w:ascii="Times New Roman" w:eastAsia="Times New Roman" w:hAnsi="Times New Roman" w:cs="Times New Roman"/>
          <w:highlight w:val="cyan"/>
        </w:rPr>
        <w:t xml:space="preserve"> pathology that may be contributing to applicant’s pain of this region, with dedicated imaging. </w:t>
      </w:r>
      <w:r>
        <w:rPr>
          <w:rFonts w:ascii="Times New Roman" w:eastAsia="Times New Roman" w:hAnsi="Times New Roman" w:cs="Times New Roman"/>
        </w:rPr>
        <w:t xml:space="preserve">Hence, recommend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XR and MRI 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joint </w:t>
      </w:r>
      <w:r>
        <w:rPr>
          <w:rFonts w:ascii="Times New Roman" w:eastAsia="Times New Roman" w:hAnsi="Times New Roman" w:cs="Times New Roman"/>
        </w:rPr>
        <w:t>to rule out intrinsic acute extremity pathology that may be contributing to applicant’s symptoms. Furthermore,</w:t>
      </w:r>
      <w:r>
        <w:rPr>
          <w:rFonts w:ascii="Times New Roman" w:eastAsia="Times New Roman" w:hAnsi="Times New Roman" w:cs="Times New Roman"/>
          <w:color w:val="FF0000"/>
        </w:rPr>
        <w:t xml:space="preserve"> </w:t>
      </w:r>
      <w:r>
        <w:rPr>
          <w:rFonts w:ascii="Times New Roman" w:eastAsia="Times New Roman" w:hAnsi="Times New Roman" w:cs="Times New Roman"/>
        </w:rPr>
        <w:t>recommend</w:t>
      </w:r>
      <w:r>
        <w:rPr>
          <w:rFonts w:ascii="Times New Roman" w:eastAsia="Times New Roman" w:hAnsi="Times New Roman" w:cs="Times New Roman"/>
          <w:b/>
          <w:color w:val="FF0000"/>
        </w:rPr>
        <w:t xml:space="preserve"> EMG/NCS</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color w:val="FF0000"/>
        </w:rPr>
        <w:t xml:space="preserve"> </w:t>
      </w:r>
      <w:r>
        <w:rPr>
          <w:rFonts w:ascii="Times New Roman" w:eastAsia="Times New Roman" w:hAnsi="Times New Roman" w:cs="Times New Roman"/>
          <w:b/>
          <w:highlight w:val="cyan"/>
        </w:rPr>
        <w:t>lower</w:t>
      </w:r>
      <w:r>
        <w:rPr>
          <w:rFonts w:ascii="Times New Roman" w:eastAsia="Times New Roman" w:hAnsi="Times New Roman" w:cs="Times New Roman"/>
          <w:highlight w:val="cyan"/>
        </w:rPr>
        <w:t xml:space="preserve"> extremities to objectively assess for radiculopathy.</w:t>
      </w:r>
      <w:r>
        <w:rPr>
          <w:rFonts w:ascii="Times New Roman" w:eastAsia="Times New Roman" w:hAnsi="Times New Roman" w:cs="Times New Roman"/>
        </w:rPr>
        <w:t xml:space="preserve"> </w:t>
      </w:r>
    </w:p>
    <w:p w14:paraId="55E1282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39CE0BD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30A9801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71A2C5C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yellow"/>
        </w:rPr>
        <w:t xml:space="preserve">***IF NO RECORD OF IMAGING/WORK-UP OF INJURED BODY PART*** </w:t>
      </w:r>
    </w:p>
    <w:p w14:paraId="0C8AF0B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Notably, on review of medical records, there is no imaging 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color w:val="FF0000"/>
        </w:rPr>
        <w:t xml:space="preserve">(an approved claimed body) </w:t>
      </w:r>
      <w:r>
        <w:rPr>
          <w:rFonts w:ascii="Times New Roman" w:eastAsia="Times New Roman" w:hAnsi="Times New Roman" w:cs="Times New Roman"/>
        </w:rPr>
        <w:t>despite applicant’s complaint of pain in this area ***</w:t>
      </w:r>
      <w:r>
        <w:rPr>
          <w:rFonts w:ascii="Times New Roman" w:eastAsia="Times New Roman" w:hAnsi="Times New Roman" w:cs="Times New Roman"/>
          <w:b/>
        </w:rPr>
        <w:t>__ in medical records (can specify note – date &amp; provider)</w:t>
      </w:r>
      <w:r>
        <w:rPr>
          <w:rFonts w:ascii="Times New Roman" w:eastAsia="Times New Roman" w:hAnsi="Times New Roman" w:cs="Times New Roman"/>
        </w:rPr>
        <w:t xml:space="preserve">. Furthermore, during PQME evaluation, applicant had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rPr>
        <w:t xml:space="preserve">pain with tenderness to palpation in this area on exam </w:t>
      </w:r>
      <w:r>
        <w:rPr>
          <w:rFonts w:ascii="Times New Roman" w:eastAsia="Times New Roman" w:hAnsi="Times New Roman" w:cs="Times New Roman"/>
          <w:b/>
          <w:color w:val="FF0000"/>
        </w:rPr>
        <w:t xml:space="preserve">(use if applicable).  </w:t>
      </w:r>
      <w:r>
        <w:rPr>
          <w:rFonts w:ascii="Times New Roman" w:eastAsia="Times New Roman" w:hAnsi="Times New Roman" w:cs="Times New Roman"/>
          <w:highlight w:val="cyan"/>
        </w:rPr>
        <w:t xml:space="preserve">In addition, applicant essentially described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b/>
          <w:highlight w:val="cyan"/>
        </w:rPr>
        <w:t>lower</w:t>
      </w:r>
      <w:r>
        <w:rPr>
          <w:rFonts w:ascii="Times New Roman" w:eastAsia="Times New Roman" w:hAnsi="Times New Roman" w:cs="Times New Roman"/>
          <w:highlight w:val="cyan"/>
        </w:rPr>
        <w:t xml:space="preserve"> extremity radicular pain from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highlight w:val="cyan"/>
        </w:rPr>
        <w:t>spine</w:t>
      </w:r>
      <w:r>
        <w:rPr>
          <w:rFonts w:ascii="Times New Roman" w:eastAsia="Times New Roman" w:hAnsi="Times New Roman" w:cs="Times New Roman"/>
          <w:highlight w:val="cyan"/>
        </w:rPr>
        <w:t xml:space="preserve">,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highlight w:val="cyan"/>
        </w:rPr>
        <w:t>buttocks, entire thighs/leg/foot</w:t>
      </w:r>
      <w:r>
        <w:rPr>
          <w:rFonts w:ascii="Times New Roman" w:eastAsia="Times New Roman" w:hAnsi="Times New Roman" w:cs="Times New Roman"/>
          <w:highlight w:val="cyan"/>
        </w:rPr>
        <w:t xml:space="preserve"> in a </w:t>
      </w:r>
      <w:r>
        <w:rPr>
          <w:rFonts w:ascii="Times New Roman" w:eastAsia="Times New Roman" w:hAnsi="Times New Roman" w:cs="Times New Roman"/>
          <w:b/>
          <w:highlight w:val="cyan"/>
        </w:rPr>
        <w:t>***__non</w:t>
      </w:r>
      <w:r>
        <w:rPr>
          <w:rFonts w:ascii="Times New Roman" w:eastAsia="Times New Roman" w:hAnsi="Times New Roman" w:cs="Times New Roman"/>
          <w:highlight w:val="cyan"/>
        </w:rPr>
        <w:t xml:space="preserve">-dermatomal pattern. </w:t>
      </w:r>
      <w:r>
        <w:rPr>
          <w:rFonts w:ascii="Times New Roman" w:eastAsia="Times New Roman" w:hAnsi="Times New Roman" w:cs="Times New Roman"/>
        </w:rPr>
        <w:t xml:space="preserve"> Hence, recommend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XR and MRI 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joint </w:t>
      </w:r>
      <w:r>
        <w:rPr>
          <w:rFonts w:ascii="Times New Roman" w:eastAsia="Times New Roman" w:hAnsi="Times New Roman" w:cs="Times New Roman"/>
        </w:rPr>
        <w:t>to rule out intrinsic acute extremity pathology that may be contributing to applicant’s symptoms. Furthermore,</w:t>
      </w:r>
      <w:r>
        <w:rPr>
          <w:rFonts w:ascii="Times New Roman" w:eastAsia="Times New Roman" w:hAnsi="Times New Roman" w:cs="Times New Roman"/>
          <w:color w:val="FF0000"/>
        </w:rPr>
        <w:t xml:space="preserve"> </w:t>
      </w:r>
      <w:r>
        <w:rPr>
          <w:rFonts w:ascii="Times New Roman" w:eastAsia="Times New Roman" w:hAnsi="Times New Roman" w:cs="Times New Roman"/>
        </w:rPr>
        <w:t>recommend</w:t>
      </w:r>
      <w:r>
        <w:rPr>
          <w:rFonts w:ascii="Times New Roman" w:eastAsia="Times New Roman" w:hAnsi="Times New Roman" w:cs="Times New Roman"/>
          <w:b/>
          <w:color w:val="FF0000"/>
        </w:rPr>
        <w:t xml:space="preserve"> EMG/NCS</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of the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color w:val="FF0000"/>
        </w:rPr>
        <w:t xml:space="preserve"> </w:t>
      </w:r>
      <w:r>
        <w:rPr>
          <w:rFonts w:ascii="Times New Roman" w:eastAsia="Times New Roman" w:hAnsi="Times New Roman" w:cs="Times New Roman"/>
          <w:b/>
          <w:highlight w:val="cyan"/>
        </w:rPr>
        <w:t>lower</w:t>
      </w:r>
      <w:r>
        <w:rPr>
          <w:rFonts w:ascii="Times New Roman" w:eastAsia="Times New Roman" w:hAnsi="Times New Roman" w:cs="Times New Roman"/>
          <w:highlight w:val="cyan"/>
        </w:rPr>
        <w:t xml:space="preserve"> extremities to objectively assess for radiculopathy.</w:t>
      </w:r>
      <w:r>
        <w:rPr>
          <w:rFonts w:ascii="Times New Roman" w:eastAsia="Times New Roman" w:hAnsi="Times New Roman" w:cs="Times New Roman"/>
        </w:rPr>
        <w:t xml:space="preserve"> </w:t>
      </w:r>
    </w:p>
    <w:p w14:paraId="49423D0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D2C227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7133F34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yellow"/>
        </w:rPr>
        <w:t xml:space="preserve">***IF TREATMENT RECOMMENDATION BY PTP FOR INJURED BODY PART WAS DECLINED BUT REASONABLE TO APPROVE FOR NON-MMI APPLICANT*** </w:t>
      </w:r>
    </w:p>
    <w:p w14:paraId="710974F0" w14:textId="77777777" w:rsidR="00495E8E"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On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applicant was seen by PTP, Dr.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color w:val="FF0000"/>
        </w:rPr>
        <w:t>MD</w:t>
      </w:r>
      <w:r>
        <w:rPr>
          <w:rFonts w:ascii="Times New Roman" w:eastAsia="Times New Roman" w:hAnsi="Times New Roman" w:cs="Times New Roman"/>
        </w:rPr>
        <w:t xml:space="preserve"> with recommendation for </w:t>
      </w:r>
      <w:r>
        <w:rPr>
          <w:rFonts w:ascii="Times New Roman" w:eastAsia="Times New Roman" w:hAnsi="Times New Roman" w:cs="Times New Roman"/>
          <w:color w:val="FF0000"/>
          <w:highlight w:val="cyan"/>
        </w:rPr>
        <w:t>***</w:t>
      </w:r>
      <w:r>
        <w:rPr>
          <w:rFonts w:ascii="Times New Roman" w:eastAsia="Times New Roman" w:hAnsi="Times New Roman" w:cs="Times New Roman"/>
          <w:b/>
          <w:color w:val="FF0000"/>
          <w:highlight w:val="cyan"/>
        </w:rPr>
        <w:t xml:space="preserve">__Ex: </w:t>
      </w:r>
      <w:r>
        <w:rPr>
          <w:rFonts w:ascii="Times New Roman" w:eastAsia="Times New Roman" w:hAnsi="Times New Roman" w:cs="Times New Roman"/>
          <w:highlight w:val="cyan"/>
        </w:rPr>
        <w:t>pain management referral, orthoapaedic referral, and continuation of physical therapy (PT) and home exercises</w:t>
      </w:r>
      <w:r>
        <w:rPr>
          <w:rFonts w:ascii="Times New Roman" w:eastAsia="Times New Roman" w:hAnsi="Times New Roman" w:cs="Times New Roman"/>
        </w:rPr>
        <w:t xml:space="preserve">. Per record review,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highlight w:val="cyan"/>
        </w:rPr>
        <w:t>pain management and orthopaedic referrals are still pending/ denied</w:t>
      </w:r>
      <w:r>
        <w:rPr>
          <w:rFonts w:ascii="Times New Roman" w:eastAsia="Times New Roman" w:hAnsi="Times New Roman" w:cs="Times New Roman"/>
          <w:highlight w:val="cyan"/>
        </w:rPr>
        <w:t>.</w:t>
      </w:r>
      <w:r>
        <w:rPr>
          <w:rFonts w:ascii="Times New Roman" w:eastAsia="Times New Roman" w:hAnsi="Times New Roman" w:cs="Times New Roman"/>
        </w:rPr>
        <w:t xml:space="preserve"> Per applicant report and record review,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sessions of PT,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rPr>
        <w:t xml:space="preserve">acupuncture sessions, and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chiropractic care sessions has been completed so far with applicant reporting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rPr>
        <w:t xml:space="preserve">improvement so far, and has been undergoing conservative therapy for </w:t>
      </w:r>
      <w:r>
        <w:rPr>
          <w:rFonts w:ascii="Times New Roman" w:eastAsia="Times New Roman" w:hAnsi="Times New Roman" w:cs="Times New Roman"/>
          <w:color w:val="FF0000"/>
        </w:rPr>
        <w:t>***</w:t>
      </w:r>
      <w:r>
        <w:rPr>
          <w:rFonts w:ascii="Times New Roman" w:eastAsia="Times New Roman" w:hAnsi="Times New Roman" w:cs="Times New Roman"/>
          <w:b/>
          <w:color w:val="FF0000"/>
        </w:rPr>
        <w:t xml:space="preserve">__ </w:t>
      </w:r>
      <w:r>
        <w:rPr>
          <w:rFonts w:ascii="Times New Roman" w:eastAsia="Times New Roman" w:hAnsi="Times New Roman" w:cs="Times New Roman"/>
          <w:b/>
        </w:rPr>
        <w:t>less</w:t>
      </w:r>
      <w:r>
        <w:rPr>
          <w:rFonts w:ascii="Times New Roman" w:eastAsia="Times New Roman" w:hAnsi="Times New Roman" w:cs="Times New Roman"/>
        </w:rPr>
        <w:t xml:space="preserve"> than a year. Given this, it is reasonable to opine that applicant still requires additional treatments </w:t>
      </w:r>
      <w:r>
        <w:rPr>
          <w:rFonts w:ascii="Times New Roman" w:eastAsia="Times New Roman" w:hAnsi="Times New Roman" w:cs="Times New Roman"/>
          <w:b/>
        </w:rPr>
        <w:t>and diagnostic studies</w:t>
      </w:r>
      <w:r>
        <w:rPr>
          <w:rFonts w:ascii="Times New Roman" w:eastAsia="Times New Roman" w:hAnsi="Times New Roman" w:cs="Times New Roman"/>
        </w:rPr>
        <w:t xml:space="preserve"> to further assess injuries. Therefore, applicant is </w:t>
      </w:r>
      <w:r>
        <w:rPr>
          <w:rFonts w:ascii="Times New Roman" w:eastAsia="Times New Roman" w:hAnsi="Times New Roman" w:cs="Times New Roman"/>
          <w:b/>
        </w:rPr>
        <w:t>not</w:t>
      </w:r>
      <w:r>
        <w:rPr>
          <w:rFonts w:ascii="Times New Roman" w:eastAsia="Times New Roman" w:hAnsi="Times New Roman" w:cs="Times New Roman"/>
        </w:rPr>
        <w:t xml:space="preserve"> at MMI at this time and hence concur with treating physician’s recommendation for </w:t>
      </w:r>
      <w:r>
        <w:rPr>
          <w:rFonts w:ascii="Times New Roman" w:eastAsia="Times New Roman" w:hAnsi="Times New Roman" w:cs="Times New Roman"/>
          <w:color w:val="FF0000"/>
        </w:rPr>
        <w:t>***</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p>
    <w:p w14:paraId="12D7FC3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02F3D2E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yellow"/>
        </w:rPr>
        <w:t xml:space="preserve">***IF NO PRIOR INJURY TO INJURED BODY PART*** </w:t>
      </w:r>
    </w:p>
    <w:p w14:paraId="5EEDAFBE"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t xml:space="preserve">At this time, there is </w:t>
      </w:r>
      <w:r>
        <w:rPr>
          <w:rFonts w:ascii="Times New Roman" w:eastAsia="Times New Roman" w:hAnsi="Times New Roman" w:cs="Times New Roman"/>
          <w:color w:val="FF0000"/>
        </w:rPr>
        <w:t xml:space="preserve">no medical evidence of a prior injury </w:t>
      </w:r>
      <w:r>
        <w:rPr>
          <w:rFonts w:ascii="Times New Roman" w:eastAsia="Times New Roman" w:hAnsi="Times New Roman" w:cs="Times New Roman"/>
        </w:rPr>
        <w:t>to the listed claimed body parts, and the applicant does not disclose one. If medical records/evidence of a relevant prior injury is provided, then at that time, an apportionable issue would be indicated</w:t>
      </w:r>
      <w:r>
        <w:rPr>
          <w:rFonts w:ascii="Times New Roman" w:eastAsia="Times New Roman" w:hAnsi="Times New Roman" w:cs="Times New Roman"/>
          <w:color w:val="FF0000"/>
        </w:rPr>
        <w:t xml:space="preserve">.  </w:t>
      </w:r>
    </w:p>
    <w:p w14:paraId="5F7BFA1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3236550B"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969572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PRIOR WORK RELATED INJURY</w:t>
      </w:r>
    </w:p>
    <w:p w14:paraId="0941F41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Of note, applicant reports having a prior work-related injury approximately around </w:t>
      </w:r>
      <w:r>
        <w:rPr>
          <w:rFonts w:ascii="Times New Roman" w:eastAsia="Times New Roman" w:hAnsi="Times New Roman" w:cs="Times New Roman"/>
          <w:color w:val="FF0000"/>
        </w:rPr>
        <w:t xml:space="preserve">__*** ( __*** </w:t>
      </w:r>
      <w:r>
        <w:rPr>
          <w:rFonts w:ascii="Times New Roman" w:eastAsia="Times New Roman" w:hAnsi="Times New Roman" w:cs="Times New Roman"/>
        </w:rPr>
        <w:t xml:space="preserve">years ago) while working as </w:t>
      </w:r>
      <w:r>
        <w:rPr>
          <w:rFonts w:ascii="Times New Roman" w:eastAsia="Times New Roman" w:hAnsi="Times New Roman" w:cs="Times New Roman"/>
          <w:color w:val="FF0000"/>
        </w:rPr>
        <w:t>__***</w:t>
      </w:r>
      <w:r>
        <w:rPr>
          <w:rFonts w:ascii="Times New Roman" w:eastAsia="Times New Roman" w:hAnsi="Times New Roman" w:cs="Times New Roman"/>
        </w:rPr>
        <w:t xml:space="preserve"> with </w:t>
      </w:r>
      <w:r>
        <w:rPr>
          <w:rFonts w:ascii="Times New Roman" w:eastAsia="Times New Roman" w:hAnsi="Times New Roman" w:cs="Times New Roman"/>
          <w:color w:val="FF0000"/>
        </w:rPr>
        <w:t xml:space="preserve">__*** same/different </w:t>
      </w:r>
      <w:r>
        <w:rPr>
          <w:rFonts w:ascii="Times New Roman" w:eastAsia="Times New Roman" w:hAnsi="Times New Roman" w:cs="Times New Roman"/>
        </w:rPr>
        <w:t xml:space="preserve">employer. Applicant reportedly suffered </w:t>
      </w:r>
      <w:r>
        <w:rPr>
          <w:rFonts w:ascii="Times New Roman" w:eastAsia="Times New Roman" w:hAnsi="Times New Roman" w:cs="Times New Roman"/>
          <w:color w:val="FF0000"/>
        </w:rPr>
        <w:t xml:space="preserve">__*** </w:t>
      </w:r>
      <w:r>
        <w:rPr>
          <w:rFonts w:ascii="Times New Roman" w:eastAsia="Times New Roman" w:hAnsi="Times New Roman" w:cs="Times New Roman"/>
        </w:rPr>
        <w:t xml:space="preserve">due to </w:t>
      </w:r>
      <w:r>
        <w:rPr>
          <w:rFonts w:ascii="Times New Roman" w:eastAsia="Times New Roman" w:hAnsi="Times New Roman" w:cs="Times New Roman"/>
          <w:color w:val="FF0000"/>
        </w:rPr>
        <w:t>__***</w:t>
      </w:r>
      <w:r>
        <w:rPr>
          <w:rFonts w:ascii="Times New Roman" w:eastAsia="Times New Roman" w:hAnsi="Times New Roman" w:cs="Times New Roman"/>
        </w:rPr>
        <w:t xml:space="preserve">. Applicant was </w:t>
      </w:r>
      <w:r>
        <w:rPr>
          <w:rFonts w:ascii="Times New Roman" w:eastAsia="Times New Roman" w:hAnsi="Times New Roman" w:cs="Times New Roman"/>
          <w:color w:val="FF0000"/>
        </w:rPr>
        <w:t>__***</w:t>
      </w:r>
      <w:r>
        <w:rPr>
          <w:rFonts w:ascii="Times New Roman" w:eastAsia="Times New Roman" w:hAnsi="Times New Roman" w:cs="Times New Roman"/>
          <w:b/>
          <w:highlight w:val="cyan"/>
        </w:rPr>
        <w:t>Ex:</w:t>
      </w:r>
      <w:r>
        <w:rPr>
          <w:rFonts w:ascii="Times New Roman" w:eastAsia="Times New Roman" w:hAnsi="Times New Roman" w:cs="Times New Roman"/>
          <w:highlight w:val="cyan"/>
        </w:rPr>
        <w:t xml:space="preserve"> off work for four and a half months and received medical treatment, including steroid injections and physical therapy. Applicant returned to work on permanent light duties and continued to experience pain in her low back, legs, </w:t>
      </w:r>
      <w:r>
        <w:rPr>
          <w:rFonts w:ascii="Times New Roman" w:eastAsia="Times New Roman" w:hAnsi="Times New Roman" w:cs="Times New Roman"/>
          <w:highlight w:val="cyan"/>
        </w:rPr>
        <w:lastRenderedPageBreak/>
        <w:t>shoulders, neck, arms, wrists, and hands. Applicant did not file a workers' compensation claim for this injury, as the company handled her medical treatment and provided her with checks during her time off.</w:t>
      </w:r>
      <w:r>
        <w:rPr>
          <w:rFonts w:ascii="Times New Roman" w:eastAsia="Times New Roman" w:hAnsi="Times New Roman" w:cs="Times New Roman"/>
        </w:rPr>
        <w:t xml:space="preserve"> </w:t>
      </w:r>
    </w:p>
    <w:p w14:paraId="423E370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67D0E59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i/>
        </w:rPr>
      </w:pPr>
      <w:r>
        <w:rPr>
          <w:rFonts w:ascii="Times New Roman" w:eastAsia="Times New Roman" w:hAnsi="Times New Roman" w:cs="Times New Roman"/>
        </w:rPr>
        <w:t xml:space="preserve">Given this history of prior injury to claimed body part with a </w:t>
      </w:r>
      <w:r>
        <w:rPr>
          <w:rFonts w:ascii="Times New Roman" w:eastAsia="Times New Roman" w:hAnsi="Times New Roman" w:cs="Times New Roman"/>
          <w:color w:val="FF0000"/>
        </w:rPr>
        <w:t>***__different</w:t>
      </w:r>
      <w:r>
        <w:rPr>
          <w:rFonts w:ascii="Times New Roman" w:eastAsia="Times New Roman" w:hAnsi="Times New Roman" w:cs="Times New Roman"/>
        </w:rPr>
        <w:t xml:space="preserve"> employer, with medical records.evidence to corroborate it, then an apportionable issue will be addressed when applicant is MMI </w:t>
      </w:r>
      <w:r>
        <w:rPr>
          <w:rFonts w:ascii="Times New Roman" w:eastAsia="Times New Roman" w:hAnsi="Times New Roman" w:cs="Times New Roman"/>
          <w:b/>
          <w:i/>
          <w:highlight w:val="yellow"/>
        </w:rPr>
        <w:t>(delete if prior injury with same employer).</w:t>
      </w:r>
    </w:p>
    <w:p w14:paraId="5405F0C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2F40C32"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7848938" w14:textId="77777777" w:rsidR="00495E8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629105E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09B861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9741C2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CAUSATION***</w:t>
      </w:r>
    </w:p>
    <w:p w14:paraId="16684741" w14:textId="77777777" w:rsidR="00495E8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3982489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CAUSATION***</w:t>
      </w:r>
    </w:p>
    <w:p w14:paraId="56281A6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B8AC9A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667B1E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***INVALID GRIP STRENGTH EXPLANATION (if applicable…otherwise DELETE)***</w:t>
      </w:r>
    </w:p>
    <w:p w14:paraId="03211D1A"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w:t>
      </w:r>
    </w:p>
    <w:p w14:paraId="28661FD3"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 individual with a grip strength such as recorded during evaluation would have severe difficulty with the most mundane activities such as holding utensils to eat or holding a pen or pencil to write. The applicant was observed completing her paperwork in the office without difficulty.  She denied any difficulty eating or drinking on her ADLs.  The grip measurements on the left would be equivalent to an individual who has lost all ability to perform any function requiring the use of her left hand.  The applicant was witnessed to utilize both hands throughout her examination without difficulty.  Per AMA Guides, a valid grip strength “would produce a bell-shaped curve.  Those individuals not exerting maximal effort will produce results yielding a straight line or flat curve.” [Chapter 16, p. 508, 16.8b]</w:t>
      </w:r>
    </w:p>
    <w:p w14:paraId="70DFB00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highlight w:val="yellow"/>
        </w:rPr>
      </w:pPr>
      <w:r>
        <w:rPr>
          <w:rFonts w:ascii="Times New Roman" w:eastAsia="Times New Roman" w:hAnsi="Times New Roman" w:cs="Times New Roman"/>
          <w:b/>
          <w:highlight w:val="yellow"/>
        </w:rPr>
        <w:t>***INVALID GRIP STRENGTH EXPLANATION (if applicable…otherwise DELETE)***</w:t>
      </w:r>
    </w:p>
    <w:p w14:paraId="5070ED3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749F7D5"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BB5627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488F895C"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5955A40"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0DB41C33"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AA86ED"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w:t>
      </w:r>
      <w:r>
        <w:rPr>
          <w:rFonts w:ascii="Times New Roman" w:eastAsia="Times New Roman" w:hAnsi="Times New Roman" w:cs="Times New Roman"/>
          <w:b/>
        </w:rPr>
        <w:t>until</w:t>
      </w:r>
      <w:r>
        <w:rPr>
          <w:rFonts w:ascii="Times New Roman" w:eastAsia="Times New Roman" w:hAnsi="Times New Roman" w:cs="Times New Roman"/>
        </w:rPr>
        <w:t xml:space="preserve"> the applicant is at maximum medical improvement. </w:t>
      </w:r>
      <w:r>
        <w:rPr>
          <w:rFonts w:ascii="Times New Roman" w:eastAsia="Times New Roman" w:hAnsi="Times New Roman" w:cs="Times New Roman"/>
          <w:b/>
          <w:highlight w:val="yellow"/>
        </w:rPr>
        <w:t>[PLEASE DELETE IF APPLICANT IS AT MMI/P&amp;S]</w:t>
      </w:r>
    </w:p>
    <w:p w14:paraId="160706FF"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6A4106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F15CF86" w14:textId="77777777" w:rsidR="00495E8E" w:rsidRDefault="00000000">
      <w:pPr>
        <w:widowControl w:val="0"/>
        <w:spacing w:after="0" w:line="240" w:lineRule="auto"/>
        <w:jc w:val="both"/>
        <w:rPr>
          <w:rFonts w:ascii="Times New Roman" w:eastAsia="Times New Roman" w:hAnsi="Times New Roman" w:cs="Times New Roman"/>
          <w:b/>
          <w:color w:val="FF0000"/>
        </w:rPr>
      </w:pPr>
      <w:r>
        <w:rPr>
          <w:rFonts w:ascii="Times New Roman" w:eastAsia="Times New Roman" w:hAnsi="Times New Roman" w:cs="Times New Roman"/>
          <w:b/>
          <w:u w:val="single"/>
        </w:rPr>
        <w:t>TREATMENT RECOMMENDATION</w:t>
      </w:r>
      <w:r>
        <w:rPr>
          <w:rFonts w:ascii="Times New Roman" w:eastAsia="Times New Roman" w:hAnsi="Times New Roman" w:cs="Times New Roman"/>
          <w:b/>
        </w:rPr>
        <w:t xml:space="preserve"> </w:t>
      </w:r>
      <w:r>
        <w:rPr>
          <w:rFonts w:ascii="Times New Roman" w:eastAsia="Times New Roman" w:hAnsi="Times New Roman" w:cs="Times New Roman"/>
          <w:b/>
          <w:color w:val="FF0000"/>
          <w:highlight w:val="yellow"/>
        </w:rPr>
        <w:t>&lt;~~ IF NOT AT MMI</w:t>
      </w:r>
    </w:p>
    <w:p w14:paraId="02C749E9"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rPr>
      </w:pPr>
    </w:p>
    <w:p w14:paraId="326B176F" w14:textId="77777777" w:rsidR="00495E8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Based on the applicant’s narration with clinical findings during PQME evaulation, and information from the submitted medical records, it is my medical opinion that the applicant </w:t>
      </w:r>
      <w:r>
        <w:rPr>
          <w:rFonts w:ascii="Times New Roman" w:eastAsia="Times New Roman" w:hAnsi="Times New Roman" w:cs="Times New Roman"/>
          <w:color w:val="FF0000"/>
        </w:rPr>
        <w:t>not</w:t>
      </w:r>
      <w:r>
        <w:rPr>
          <w:rFonts w:ascii="Times New Roman" w:eastAsia="Times New Roman" w:hAnsi="Times New Roman" w:cs="Times New Roman"/>
        </w:rPr>
        <w:t xml:space="preserve"> reached MMI, because applicant has not received a comprehensive course of rehabilitative therapy including treatment modalities (acupuncture, chiropractic care, physical therapy) pursuant to the standard protocol of treatment as outlined by AOCEOM guidelines. </w:t>
      </w:r>
    </w:p>
    <w:p w14:paraId="516EC21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119934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Dynamic improvement in a musculoskeletal injury is expected to occur for at least one year post injury if an uninterrupted standard protocol of treatment is provided during that time, and the applicant is placed in an appropriate modified work capacity to aid in the overall improvement. </w:t>
      </w:r>
    </w:p>
    <w:p w14:paraId="6D33BBD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4BB32E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Per AOCEOM guidelines, applicant can get up to </w:t>
      </w:r>
      <w:r>
        <w:rPr>
          <w:rFonts w:ascii="Times New Roman" w:eastAsia="Times New Roman" w:hAnsi="Times New Roman" w:cs="Times New Roman"/>
          <w:b/>
          <w:color w:val="000000"/>
        </w:rPr>
        <w:t>24</w:t>
      </w:r>
      <w:r>
        <w:rPr>
          <w:rFonts w:ascii="Times New Roman" w:eastAsia="Times New Roman" w:hAnsi="Times New Roman" w:cs="Times New Roman"/>
        </w:rPr>
        <w:t xml:space="preserve"> sessions of PT/acupuncture/chiropractic sessions for each approved injured body part as part of non-operative management of musculoskeletal injuries, as well as receive an </w:t>
      </w:r>
      <w:r>
        <w:rPr>
          <w:rFonts w:ascii="Times New Roman" w:eastAsia="Times New Roman" w:hAnsi="Times New Roman" w:cs="Times New Roman"/>
          <w:b/>
        </w:rPr>
        <w:t>additional</w:t>
      </w:r>
      <w:r>
        <w:rPr>
          <w:rFonts w:ascii="Times New Roman" w:eastAsia="Times New Roman" w:hAnsi="Times New Roman" w:cs="Times New Roman"/>
        </w:rPr>
        <w:t xml:space="preserve"> post-operative rehabilitation therapy sessions after surgical intervention on the injured body part.</w:t>
      </w:r>
    </w:p>
    <w:p w14:paraId="4C9BA5B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A30944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w:t>
      </w:r>
    </w:p>
    <w:p w14:paraId="04B52FE1"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w:t>
      </w:r>
      <w:r>
        <w:rPr>
          <w:rFonts w:ascii="Times New Roman" w:eastAsia="Times New Roman" w:hAnsi="Times New Roman" w:cs="Times New Roman"/>
          <w:b/>
          <w:highlight w:val="yellow"/>
        </w:rPr>
        <w:t>***Include only if had surgery OTHERWISE DELETE***</w:t>
      </w:r>
    </w:p>
    <w:p w14:paraId="35FA742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Dynamic improvement is expected after surgery for at least one year with appropriate post-operative rehabilitation and therefore the applicant’s condition is expected to improve. Furthermore, the applicant reports significant deficits in ADLs including </w:t>
      </w:r>
      <w:r>
        <w:rPr>
          <w:rFonts w:ascii="Times New Roman" w:eastAsia="Times New Roman" w:hAnsi="Times New Roman" w:cs="Times New Roman"/>
          <w:highlight w:val="yellow"/>
        </w:rPr>
        <w:t>***__ list deficits e.g. inability to reach above the shoulders, open a new jar of jam as well as difficulty with several self-hygiene activities. Improvement in his condition is expected with additional treatment.</w:t>
      </w:r>
    </w:p>
    <w:p w14:paraId="6447A6F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w:t>
      </w:r>
      <w:r>
        <w:rPr>
          <w:rFonts w:ascii="Times New Roman" w:eastAsia="Times New Roman" w:hAnsi="Times New Roman" w:cs="Times New Roman"/>
          <w:b/>
          <w:highlight w:val="yellow"/>
        </w:rPr>
        <w:t>***Include only if had surgery OTHERWISE DELETE***</w:t>
      </w:r>
    </w:p>
    <w:p w14:paraId="2BDDD3B6"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80FAF8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CCCBF28"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highlight w:val="cyan"/>
          <w:u w:val="single"/>
        </w:rPr>
        <w:t>EXAMPLE</w:t>
      </w:r>
      <w:r>
        <w:rPr>
          <w:rFonts w:ascii="Times New Roman" w:eastAsia="Times New Roman" w:hAnsi="Times New Roman" w:cs="Times New Roman"/>
          <w:b/>
          <w:u w:val="single"/>
        </w:rPr>
        <w:t xml:space="preserve"> </w:t>
      </w:r>
      <w:r>
        <w:rPr>
          <w:rFonts w:ascii="Times New Roman" w:eastAsia="Times New Roman" w:hAnsi="Times New Roman" w:cs="Times New Roman"/>
          <w:b/>
          <w:highlight w:val="cyan"/>
          <w:u w:val="single"/>
        </w:rPr>
        <w:t>1</w:t>
      </w:r>
    </w:p>
    <w:p w14:paraId="25CE2C8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During PME evaluation and record review, it was noted that applicant is still requiring </w:t>
      </w:r>
      <w:r>
        <w:rPr>
          <w:rFonts w:ascii="Times New Roman" w:eastAsia="Times New Roman" w:hAnsi="Times New Roman" w:cs="Times New Roman"/>
          <w:color w:val="FF0000"/>
        </w:rPr>
        <w:t>__***</w:t>
      </w:r>
      <w:r>
        <w:rPr>
          <w:rFonts w:ascii="Times New Roman" w:eastAsia="Times New Roman" w:hAnsi="Times New Roman" w:cs="Times New Roman"/>
          <w:highlight w:val="yellow"/>
        </w:rPr>
        <w:t>list e.g. acupuncture and additional PT sessions was requested per Primary Treating Physician (PTP)</w:t>
      </w:r>
      <w:r>
        <w:rPr>
          <w:rFonts w:ascii="Times New Roman" w:eastAsia="Times New Roman" w:hAnsi="Times New Roman" w:cs="Times New Roman"/>
        </w:rPr>
        <w:t xml:space="preserve"> with applicant reporting only </w:t>
      </w:r>
      <w:r>
        <w:rPr>
          <w:rFonts w:ascii="Times New Roman" w:eastAsia="Times New Roman" w:hAnsi="Times New Roman" w:cs="Times New Roman"/>
          <w:color w:val="FF0000"/>
        </w:rPr>
        <w:t xml:space="preserve">__*** </w:t>
      </w:r>
      <w:r>
        <w:rPr>
          <w:rFonts w:ascii="Times New Roman" w:eastAsia="Times New Roman" w:hAnsi="Times New Roman" w:cs="Times New Roman"/>
        </w:rPr>
        <w:t xml:space="preserve">% improvement in symptoms with treatment received so far. Last PT/Chiro/Acupuncture session was on </w:t>
      </w:r>
      <w:r>
        <w:rPr>
          <w:rFonts w:ascii="Times New Roman" w:eastAsia="Times New Roman" w:hAnsi="Times New Roman" w:cs="Times New Roman"/>
          <w:color w:val="FF0000"/>
        </w:rPr>
        <w:t>__***</w:t>
      </w:r>
      <w:r>
        <w:rPr>
          <w:rFonts w:ascii="Times New Roman" w:eastAsia="Times New Roman" w:hAnsi="Times New Roman" w:cs="Times New Roman"/>
        </w:rPr>
        <w:t xml:space="preserve"> which is </w:t>
      </w:r>
      <w:r>
        <w:rPr>
          <w:rFonts w:ascii="Times New Roman" w:eastAsia="Times New Roman" w:hAnsi="Times New Roman" w:cs="Times New Roman"/>
          <w:b/>
          <w:color w:val="FF0000"/>
          <w:highlight w:val="yellow"/>
        </w:rPr>
        <w:t>***__</w:t>
      </w:r>
      <w:r>
        <w:rPr>
          <w:rFonts w:ascii="Times New Roman" w:eastAsia="Times New Roman" w:hAnsi="Times New Roman" w:cs="Times New Roman"/>
          <w:b/>
          <w:highlight w:val="yellow"/>
        </w:rPr>
        <w:t>less than 1 year</w:t>
      </w:r>
      <w:r>
        <w:rPr>
          <w:rFonts w:ascii="Times New Roman" w:eastAsia="Times New Roman" w:hAnsi="Times New Roman" w:cs="Times New Roman"/>
        </w:rPr>
        <w:t xml:space="preserve"> from start of treatment for the injury. </w:t>
      </w:r>
    </w:p>
    <w:p w14:paraId="718F56C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301671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***Hence, I concur with PTP’s recommendation of </w:t>
      </w:r>
      <w:r>
        <w:rPr>
          <w:rFonts w:ascii="Times New Roman" w:eastAsia="Times New Roman" w:hAnsi="Times New Roman" w:cs="Times New Roman"/>
          <w:color w:val="FF0000"/>
        </w:rPr>
        <w:t>***_</w:t>
      </w:r>
      <w:r>
        <w:rPr>
          <w:rFonts w:ascii="Times New Roman" w:eastAsia="Times New Roman" w:hAnsi="Times New Roman" w:cs="Times New Roman"/>
          <w:b/>
          <w:highlight w:val="cyan"/>
          <w:u w:val="single"/>
        </w:rPr>
        <w:t>EX</w:t>
      </w:r>
      <w:r>
        <w:rPr>
          <w:rFonts w:ascii="Times New Roman" w:eastAsia="Times New Roman" w:hAnsi="Times New Roman" w:cs="Times New Roman"/>
          <w:b/>
          <w:u w:val="single"/>
        </w:rPr>
        <w:t>:</w:t>
      </w:r>
      <w:r>
        <w:rPr>
          <w:rFonts w:ascii="Times New Roman" w:eastAsia="Times New Roman" w:hAnsi="Times New Roman" w:cs="Times New Roman"/>
          <w:color w:val="FF0000"/>
        </w:rPr>
        <w:t xml:space="preserve"> acupuncture and additional PT </w:t>
      </w:r>
      <w:r>
        <w:rPr>
          <w:rFonts w:ascii="Times New Roman" w:eastAsia="Times New Roman" w:hAnsi="Times New Roman" w:cs="Times New Roman"/>
        </w:rPr>
        <w:t>to help applicant get to MMI</w:t>
      </w:r>
      <w:r>
        <w:rPr>
          <w:rFonts w:ascii="Times New Roman" w:eastAsia="Times New Roman" w:hAnsi="Times New Roman" w:cs="Times New Roman"/>
          <w:highlight w:val="yellow"/>
        </w:rPr>
        <w:t xml:space="preserve">.*** </w:t>
      </w:r>
      <w:r>
        <w:rPr>
          <w:rFonts w:ascii="Times New Roman" w:eastAsia="Times New Roman" w:hAnsi="Times New Roman" w:cs="Times New Roman"/>
          <w:b/>
          <w:highlight w:val="yellow"/>
        </w:rPr>
        <w:t>(include only if additional modalities requested by PTP was denied or appeal for treatment pending).</w:t>
      </w:r>
    </w:p>
    <w:p w14:paraId="07DD946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5A924D1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9A35A5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OR</w:t>
      </w:r>
    </w:p>
    <w:p w14:paraId="4ACEB625"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highlight w:val="cyan"/>
          <w:u w:val="single"/>
        </w:rPr>
        <w:t>EXAMPLE</w:t>
      </w:r>
      <w:r>
        <w:rPr>
          <w:rFonts w:ascii="Times New Roman" w:eastAsia="Times New Roman" w:hAnsi="Times New Roman" w:cs="Times New Roman"/>
          <w:b/>
          <w:u w:val="single"/>
        </w:rPr>
        <w:t xml:space="preserve"> </w:t>
      </w:r>
      <w:r>
        <w:rPr>
          <w:rFonts w:ascii="Times New Roman" w:eastAsia="Times New Roman" w:hAnsi="Times New Roman" w:cs="Times New Roman"/>
          <w:b/>
          <w:highlight w:val="cyan"/>
          <w:u w:val="single"/>
        </w:rPr>
        <w:t>2</w:t>
      </w:r>
    </w:p>
    <w:p w14:paraId="772E75C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Per record review, applicant has completed </w:t>
      </w:r>
      <w:r>
        <w:rPr>
          <w:rFonts w:ascii="Times New Roman" w:eastAsia="Times New Roman" w:hAnsi="Times New Roman" w:cs="Times New Roman"/>
          <w:color w:val="FF0000"/>
        </w:rPr>
        <w:t>__***</w:t>
      </w:r>
      <w:r>
        <w:rPr>
          <w:rFonts w:ascii="Times New Roman" w:eastAsia="Times New Roman" w:hAnsi="Times New Roman" w:cs="Times New Roman"/>
        </w:rPr>
        <w:t xml:space="preserve"> sessions of physical therapy for </w:t>
      </w:r>
      <w:r>
        <w:rPr>
          <w:rFonts w:ascii="Times New Roman" w:eastAsia="Times New Roman" w:hAnsi="Times New Roman" w:cs="Times New Roman"/>
          <w:color w:val="FF0000"/>
        </w:rPr>
        <w:t>__***</w:t>
      </w:r>
      <w:r>
        <w:rPr>
          <w:rFonts w:ascii="Times New Roman" w:eastAsia="Times New Roman" w:hAnsi="Times New Roman" w:cs="Times New Roman"/>
        </w:rPr>
        <w:t xml:space="preserve">, received </w:t>
      </w:r>
      <w:r>
        <w:rPr>
          <w:rFonts w:ascii="Times New Roman" w:eastAsia="Times New Roman" w:hAnsi="Times New Roman" w:cs="Times New Roman"/>
          <w:color w:val="FF0000"/>
        </w:rPr>
        <w:t xml:space="preserve">__*** </w:t>
      </w:r>
      <w:r>
        <w:rPr>
          <w:rFonts w:ascii="Times New Roman" w:eastAsia="Times New Roman" w:hAnsi="Times New Roman" w:cs="Times New Roman"/>
        </w:rPr>
        <w:t xml:space="preserve">sessions of acupuncture for </w:t>
      </w:r>
      <w:r>
        <w:rPr>
          <w:rFonts w:ascii="Times New Roman" w:eastAsia="Times New Roman" w:hAnsi="Times New Roman" w:cs="Times New Roman"/>
          <w:color w:val="FF0000"/>
        </w:rPr>
        <w:t>__***</w:t>
      </w:r>
      <w:r>
        <w:rPr>
          <w:rFonts w:ascii="Times New Roman" w:eastAsia="Times New Roman" w:hAnsi="Times New Roman" w:cs="Times New Roman"/>
        </w:rPr>
        <w:t xml:space="preserve">, and undergone </w:t>
      </w:r>
      <w:r>
        <w:rPr>
          <w:rFonts w:ascii="Times New Roman" w:eastAsia="Times New Roman" w:hAnsi="Times New Roman" w:cs="Times New Roman"/>
          <w:color w:val="FF0000"/>
        </w:rPr>
        <w:t>__***</w:t>
      </w:r>
      <w:r>
        <w:rPr>
          <w:rFonts w:ascii="Times New Roman" w:eastAsia="Times New Roman" w:hAnsi="Times New Roman" w:cs="Times New Roman"/>
        </w:rPr>
        <w:t xml:space="preserve"> sessions of chiropractic care for </w:t>
      </w:r>
      <w:r>
        <w:rPr>
          <w:rFonts w:ascii="Times New Roman" w:eastAsia="Times New Roman" w:hAnsi="Times New Roman" w:cs="Times New Roman"/>
          <w:color w:val="FF0000"/>
        </w:rPr>
        <w:t>__***</w:t>
      </w:r>
      <w:r>
        <w:rPr>
          <w:rFonts w:ascii="Times New Roman" w:eastAsia="Times New Roman" w:hAnsi="Times New Roman" w:cs="Times New Roman"/>
        </w:rPr>
        <w:t xml:space="preserve"> but only reporting </w:t>
      </w:r>
      <w:r>
        <w:rPr>
          <w:rFonts w:ascii="Times New Roman" w:eastAsia="Times New Roman" w:hAnsi="Times New Roman" w:cs="Times New Roman"/>
          <w:color w:val="FF0000"/>
        </w:rPr>
        <w:t>__%***</w:t>
      </w:r>
      <w:r>
        <w:rPr>
          <w:rFonts w:ascii="Times New Roman" w:eastAsia="Times New Roman" w:hAnsi="Times New Roman" w:cs="Times New Roman"/>
        </w:rPr>
        <w:t xml:space="preserve"> improvement with the treatment received so far.</w:t>
      </w:r>
    </w:p>
    <w:p w14:paraId="4C69CA1B"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w:t>
      </w:r>
    </w:p>
    <w:p w14:paraId="117B543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applicant's </w:t>
      </w:r>
      <w:r>
        <w:rPr>
          <w:rFonts w:ascii="Times New Roman" w:eastAsia="Times New Roman" w:hAnsi="Times New Roman" w:cs="Times New Roman"/>
          <w:color w:val="FF0000"/>
        </w:rPr>
        <w:t>last</w:t>
      </w:r>
      <w:r>
        <w:rPr>
          <w:rFonts w:ascii="Times New Roman" w:eastAsia="Times New Roman" w:hAnsi="Times New Roman" w:cs="Times New Roman"/>
        </w:rPr>
        <w:t xml:space="preserve"> musculoskeletal treatment, including physical therapy, acupuncture, and chiropractic care, occurred in </w:t>
      </w:r>
      <w:r>
        <w:rPr>
          <w:rFonts w:ascii="Times New Roman" w:eastAsia="Times New Roman" w:hAnsi="Times New Roman" w:cs="Times New Roman"/>
          <w:color w:val="FF0000"/>
        </w:rPr>
        <w:t>__***</w:t>
      </w:r>
      <w:r>
        <w:rPr>
          <w:rFonts w:ascii="Times New Roman" w:eastAsia="Times New Roman" w:hAnsi="Times New Roman" w:cs="Times New Roman"/>
        </w:rPr>
        <w:t xml:space="preserve"> and reported experiencing </w:t>
      </w:r>
      <w:r>
        <w:rPr>
          <w:rFonts w:ascii="Times New Roman" w:eastAsia="Times New Roman" w:hAnsi="Times New Roman" w:cs="Times New Roman"/>
          <w:color w:val="FF0000"/>
        </w:rPr>
        <w:t>__</w:t>
      </w:r>
      <w:r>
        <w:rPr>
          <w:rFonts w:ascii="Times New Roman" w:eastAsia="Times New Roman" w:hAnsi="Times New Roman" w:cs="Times New Roman"/>
          <w:b/>
          <w:highlight w:val="cyan"/>
          <w:u w:val="single"/>
        </w:rPr>
        <w:t>EX</w:t>
      </w:r>
      <w:r>
        <w:rPr>
          <w:rFonts w:ascii="Times New Roman" w:eastAsia="Times New Roman" w:hAnsi="Times New Roman" w:cs="Times New Roman"/>
          <w:color w:val="FF0000"/>
        </w:rPr>
        <w:t>*** ??</w:t>
      </w:r>
      <w:r>
        <w:rPr>
          <w:rFonts w:ascii="Times New Roman" w:eastAsia="Times New Roman" w:hAnsi="Times New Roman" w:cs="Times New Roman"/>
          <w:color w:val="FF0000"/>
          <w:highlight w:val="yellow"/>
        </w:rPr>
        <w:t>some</w:t>
      </w:r>
      <w:r>
        <w:rPr>
          <w:rFonts w:ascii="Times New Roman" w:eastAsia="Times New Roman" w:hAnsi="Times New Roman" w:cs="Times New Roman"/>
        </w:rPr>
        <w:t xml:space="preserve"> relief with acupuncture; </w:t>
      </w:r>
      <w:r>
        <w:rPr>
          <w:rFonts w:ascii="Times New Roman" w:eastAsia="Times New Roman" w:hAnsi="Times New Roman" w:cs="Times New Roman"/>
          <w:highlight w:val="yellow"/>
        </w:rPr>
        <w:t>??</w:t>
      </w:r>
      <w:r>
        <w:rPr>
          <w:rFonts w:ascii="Times New Roman" w:eastAsia="Times New Roman" w:hAnsi="Times New Roman" w:cs="Times New Roman"/>
          <w:color w:val="FF0000"/>
          <w:highlight w:val="yellow"/>
        </w:rPr>
        <w:t xml:space="preserve">however, chiropractic treatment reportedly aggravated report </w:t>
      </w:r>
      <w:r>
        <w:rPr>
          <w:rFonts w:ascii="Times New Roman" w:eastAsia="Times New Roman" w:hAnsi="Times New Roman" w:cs="Times New Roman"/>
          <w:color w:val="FF0000"/>
        </w:rPr>
        <w:t>__***</w:t>
      </w:r>
      <w:r>
        <w:rPr>
          <w:rFonts w:ascii="Times New Roman" w:eastAsia="Times New Roman" w:hAnsi="Times New Roman" w:cs="Times New Roman"/>
          <w:color w:val="FF0000"/>
          <w:highlight w:val="yellow"/>
        </w:rPr>
        <w:t>  pain. Physical therapy did not provide significant relief.</w:t>
      </w:r>
      <w:r>
        <w:rPr>
          <w:rFonts w:ascii="Times New Roman" w:eastAsia="Times New Roman" w:hAnsi="Times New Roman" w:cs="Times New Roman"/>
          <w:color w:val="FF0000"/>
        </w:rPr>
        <w:t xml:space="preserve">?? </w:t>
      </w:r>
    </w:p>
    <w:p w14:paraId="435B674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494D9D8"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t xml:space="preserve">Applicant has </w:t>
      </w:r>
      <w:r>
        <w:rPr>
          <w:rFonts w:ascii="Times New Roman" w:eastAsia="Times New Roman" w:hAnsi="Times New Roman" w:cs="Times New Roman"/>
          <w:color w:val="FF0000"/>
        </w:rPr>
        <w:t>not</w:t>
      </w:r>
      <w:r>
        <w:rPr>
          <w:rFonts w:ascii="Times New Roman" w:eastAsia="Times New Roman" w:hAnsi="Times New Roman" w:cs="Times New Roman"/>
        </w:rPr>
        <w:t xml:space="preserve"> been evaluated by a pain management specialist or received injections for reported </w:t>
      </w:r>
      <w:r>
        <w:rPr>
          <w:rFonts w:ascii="Times New Roman" w:eastAsia="Times New Roman" w:hAnsi="Times New Roman" w:cs="Times New Roman"/>
          <w:b/>
          <w:highlight w:val="cyan"/>
          <w:u w:val="single"/>
        </w:rPr>
        <w:t>EX</w:t>
      </w:r>
      <w:r>
        <w:rPr>
          <w:rFonts w:ascii="Times New Roman" w:eastAsia="Times New Roman" w:hAnsi="Times New Roman" w:cs="Times New Roman"/>
          <w:color w:val="FF0000"/>
        </w:rPr>
        <w:t>*** ?? spine pain, joint pain, post-traumatic pain syndrome</w:t>
      </w:r>
    </w:p>
    <w:p w14:paraId="7D75F3E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color w:val="FF0000"/>
        </w:rPr>
      </w:pPr>
    </w:p>
    <w:p w14:paraId="311AED37"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Per AOCEOM guidelines, applicant can get up to </w:t>
      </w:r>
      <w:r>
        <w:rPr>
          <w:rFonts w:ascii="Times New Roman" w:eastAsia="Times New Roman" w:hAnsi="Times New Roman" w:cs="Times New Roman"/>
          <w:b/>
          <w:color w:val="FF0000"/>
        </w:rPr>
        <w:t>24</w:t>
      </w:r>
      <w:r>
        <w:rPr>
          <w:rFonts w:ascii="Times New Roman" w:eastAsia="Times New Roman" w:hAnsi="Times New Roman" w:cs="Times New Roman"/>
        </w:rPr>
        <w:t> sessions of PT/acupuncture/chiropractic sessions for each approved injured body part as part of non-operative management of musculoskeletal injuries, as well as multimodal pain management intervention with medications and injections on the injured body part.</w:t>
      </w:r>
    </w:p>
    <w:p w14:paraId="710B1A0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w:t>
      </w:r>
    </w:p>
    <w:p w14:paraId="51F2E146"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Hence, to help applicant get to MMI, I recommend the following:</w:t>
      </w:r>
    </w:p>
    <w:p w14:paraId="6DB92D2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405C1CD"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BE8BBE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A7D4C15"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MEDICAL RECORDS FOR REVIEW***</w:t>
      </w:r>
    </w:p>
    <w:p w14:paraId="43DCA030"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01FA341F"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highlight w:val="yellow"/>
        </w:rPr>
        <w:t>***IF NO MEDICAL RECORDS FOR REVIEW***</w:t>
      </w:r>
    </w:p>
    <w:p w14:paraId="76AE4534"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6A1C1B9"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6919AEA"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 if not performed within the past 12 months:</w:t>
      </w:r>
    </w:p>
    <w:p w14:paraId="2AF0F281"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highlight w:val="cyan"/>
        </w:rPr>
      </w:pPr>
      <w:r>
        <w:rPr>
          <w:rFonts w:ascii="Times New Roman" w:eastAsia="Times New Roman" w:hAnsi="Times New Roman" w:cs="Times New Roman"/>
          <w:b/>
          <w:highlight w:val="cyan"/>
        </w:rPr>
        <w:t>***EXAMPLE:***</w:t>
      </w:r>
    </w:p>
    <w:p w14:paraId="7893FD20"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AP, lateral, flexion and extension x-rays of </w:t>
      </w:r>
      <w:r>
        <w:rPr>
          <w:rFonts w:ascii="Times New Roman" w:eastAsia="Times New Roman" w:hAnsi="Times New Roman" w:cs="Times New Roman"/>
          <w:b/>
          <w:color w:val="000000"/>
        </w:rPr>
        <w:t>cervical</w:t>
      </w:r>
      <w:r>
        <w:rPr>
          <w:rFonts w:ascii="Times New Roman" w:eastAsia="Times New Roman" w:hAnsi="Times New Roman" w:cs="Times New Roman"/>
          <w:color w:val="000000"/>
        </w:rPr>
        <w:t xml:space="preserve"> spine</w:t>
      </w:r>
    </w:p>
    <w:p w14:paraId="6062B2A7"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MRI of </w:t>
      </w:r>
      <w:r>
        <w:rPr>
          <w:rFonts w:ascii="Times New Roman" w:eastAsia="Times New Roman" w:hAnsi="Times New Roman" w:cs="Times New Roman"/>
          <w:b/>
          <w:color w:val="000000"/>
        </w:rPr>
        <w:t>cervical</w:t>
      </w:r>
      <w:r>
        <w:rPr>
          <w:rFonts w:ascii="Times New Roman" w:eastAsia="Times New Roman" w:hAnsi="Times New Roman" w:cs="Times New Roman"/>
          <w:color w:val="000000"/>
        </w:rPr>
        <w:t xml:space="preserve"> spine</w:t>
      </w:r>
    </w:p>
    <w:p w14:paraId="456C9E96"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EMG/NCS of bilateral </w:t>
      </w:r>
      <w:r>
        <w:rPr>
          <w:rFonts w:ascii="Times New Roman" w:eastAsia="Times New Roman" w:hAnsi="Times New Roman" w:cs="Times New Roman"/>
          <w:b/>
          <w:color w:val="000000"/>
        </w:rPr>
        <w:t>upper</w:t>
      </w:r>
      <w:r>
        <w:rPr>
          <w:rFonts w:ascii="Times New Roman" w:eastAsia="Times New Roman" w:hAnsi="Times New Roman" w:cs="Times New Roman"/>
          <w:color w:val="000000"/>
        </w:rPr>
        <w:t xml:space="preserve"> extremities to assess/confirm radiculopathy and complete spine work-up.</w:t>
      </w:r>
    </w:p>
    <w:p w14:paraId="730CCC3C"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highlight w:val="magenta"/>
        </w:rPr>
      </w:pPr>
    </w:p>
    <w:p w14:paraId="4D0421A4" w14:textId="77777777" w:rsidR="00495E8E"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eastAsia="Times New Roman" w:hAnsi="Times New Roman" w:cs="Times New Roman"/>
          <w:color w:val="000000"/>
        </w:rPr>
      </w:pPr>
      <w:r>
        <w:rPr>
          <w:rFonts w:ascii="Times New Roman" w:eastAsia="Times New Roman" w:hAnsi="Times New Roman" w:cs="Times New Roman"/>
        </w:rPr>
        <w:t xml:space="preserve">After the imaging studies have been completed, I will gladly review them and give further opinions and recommendations in a supplemental report. </w:t>
      </w:r>
      <w:r>
        <w:rPr>
          <w:rFonts w:ascii="Times New Roman" w:eastAsia="Times New Roman" w:hAnsi="Times New Roman" w:cs="Times New Roman"/>
          <w:color w:val="000000"/>
        </w:rPr>
        <w:t>I reserve the right to change any of my opinions and/or conclusions based on the results of the recommended testing.</w:t>
      </w:r>
    </w:p>
    <w:p w14:paraId="328B768F"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w:t>
      </w:r>
    </w:p>
    <w:p w14:paraId="2B500798"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highlight w:val="cyan"/>
        </w:rPr>
      </w:pPr>
      <w:r>
        <w:rPr>
          <w:rFonts w:ascii="Times New Roman" w:eastAsia="Times New Roman" w:hAnsi="Times New Roman" w:cs="Times New Roman"/>
          <w:b/>
          <w:highlight w:val="cyan"/>
        </w:rPr>
        <w:t>***EXAMPLE:***</w:t>
      </w:r>
    </w:p>
    <w:p w14:paraId="38401C2C"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Referral to pain management for evaluation and treatment. Applicant may benefit from</w:t>
      </w:r>
    </w:p>
    <w:p w14:paraId="0E85A88B" w14:textId="77777777" w:rsidR="00495E8E"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trial of </w:t>
      </w:r>
    </w:p>
    <w:p w14:paraId="389F86D5" w14:textId="77777777" w:rsidR="00495E8E" w:rsidRDefault="00000000">
      <w:pPr>
        <w:widowControl w:val="0"/>
        <w:numPr>
          <w:ilvl w:val="1"/>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spine injections for axial spine pain and extremity radicular pain.</w:t>
      </w:r>
    </w:p>
    <w:p w14:paraId="5B0464E8" w14:textId="77777777" w:rsidR="00495E8E" w:rsidRDefault="00000000">
      <w:pPr>
        <w:widowControl w:val="0"/>
        <w:numPr>
          <w:ilvl w:val="1"/>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color w:val="000000"/>
        </w:rPr>
        <w:t xml:space="preserve">multimodal oral pain medication regimen for </w:t>
      </w:r>
      <w:r>
        <w:rPr>
          <w:rFonts w:ascii="Times New Roman" w:eastAsia="Times New Roman" w:hAnsi="Times New Roman" w:cs="Times New Roman"/>
          <w:color w:val="FF0000"/>
        </w:rPr>
        <w:t>***? possible post-traumatic chronic pain</w:t>
      </w:r>
    </w:p>
    <w:p w14:paraId="529FF5B7" w14:textId="77777777" w:rsidR="00495E8E" w:rsidRDefault="00000000">
      <w:pPr>
        <w:widowControl w:val="0"/>
        <w:numPr>
          <w:ilvl w:val="1"/>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local intra-articular injection to </w:t>
      </w:r>
      <w:r>
        <w:rPr>
          <w:rFonts w:ascii="Times New Roman" w:eastAsia="Times New Roman" w:hAnsi="Times New Roman" w:cs="Times New Roman"/>
          <w:color w:val="FF0000"/>
        </w:rPr>
        <w:t>***__</w:t>
      </w:r>
      <w:r>
        <w:rPr>
          <w:rFonts w:ascii="Times New Roman" w:eastAsia="Times New Roman" w:hAnsi="Times New Roman" w:cs="Times New Roman"/>
          <w:color w:val="000000"/>
        </w:rPr>
        <w:t xml:space="preserve"> joint</w:t>
      </w:r>
    </w:p>
    <w:p w14:paraId="5DA25AB9"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Continuation of </w:t>
      </w:r>
      <w:r>
        <w:rPr>
          <w:rFonts w:ascii="Times New Roman" w:eastAsia="Times New Roman" w:hAnsi="Times New Roman" w:cs="Times New Roman"/>
          <w:b/>
          <w:color w:val="000000"/>
        </w:rPr>
        <w:t>acupuncture</w:t>
      </w:r>
      <w:r>
        <w:rPr>
          <w:rFonts w:ascii="Times New Roman" w:eastAsia="Times New Roman" w:hAnsi="Times New Roman" w:cs="Times New Roman"/>
          <w:color w:val="000000"/>
        </w:rPr>
        <w:t xml:space="preserve"> until optimized (applicants only had </w:t>
      </w:r>
      <w:r>
        <w:rPr>
          <w:rFonts w:ascii="Times New Roman" w:eastAsia="Times New Roman" w:hAnsi="Times New Roman" w:cs="Times New Roman"/>
          <w:color w:val="FF0000"/>
        </w:rPr>
        <w:t>***__</w:t>
      </w:r>
      <w:r>
        <w:rPr>
          <w:rFonts w:ascii="Times New Roman" w:eastAsia="Times New Roman" w:hAnsi="Times New Roman" w:cs="Times New Roman"/>
          <w:color w:val="000000"/>
        </w:rPr>
        <w:t xml:space="preserve"> sessions so far per report/record review with </w:t>
      </w:r>
      <w:r>
        <w:rPr>
          <w:rFonts w:ascii="Times New Roman" w:eastAsia="Times New Roman" w:hAnsi="Times New Roman" w:cs="Times New Roman"/>
          <w:color w:val="FF0000"/>
        </w:rPr>
        <w:t>some</w:t>
      </w:r>
      <w:r>
        <w:rPr>
          <w:rFonts w:ascii="Times New Roman" w:eastAsia="Times New Roman" w:hAnsi="Times New Roman" w:cs="Times New Roman"/>
          <w:color w:val="000000"/>
        </w:rPr>
        <w:t xml:space="preserve"> relief)</w:t>
      </w:r>
    </w:p>
    <w:p w14:paraId="387F64F7"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Continuation of </w:t>
      </w:r>
      <w:r>
        <w:rPr>
          <w:rFonts w:ascii="Times New Roman" w:eastAsia="Times New Roman" w:hAnsi="Times New Roman" w:cs="Times New Roman"/>
          <w:b/>
          <w:color w:val="000000"/>
        </w:rPr>
        <w:t>chiropractic care</w:t>
      </w:r>
      <w:r>
        <w:rPr>
          <w:rFonts w:ascii="Times New Roman" w:eastAsia="Times New Roman" w:hAnsi="Times New Roman" w:cs="Times New Roman"/>
          <w:color w:val="000000"/>
        </w:rPr>
        <w:t xml:space="preserve"> until optimized (applicants only had </w:t>
      </w:r>
      <w:r>
        <w:rPr>
          <w:rFonts w:ascii="Times New Roman" w:eastAsia="Times New Roman" w:hAnsi="Times New Roman" w:cs="Times New Roman"/>
          <w:color w:val="FF0000"/>
        </w:rPr>
        <w:t>***__</w:t>
      </w:r>
      <w:r>
        <w:rPr>
          <w:rFonts w:ascii="Times New Roman" w:eastAsia="Times New Roman" w:hAnsi="Times New Roman" w:cs="Times New Roman"/>
          <w:color w:val="000000"/>
        </w:rPr>
        <w:t xml:space="preserve">sessions so far per report/record review with </w:t>
      </w:r>
      <w:r>
        <w:rPr>
          <w:rFonts w:ascii="Times New Roman" w:eastAsia="Times New Roman" w:hAnsi="Times New Roman" w:cs="Times New Roman"/>
          <w:color w:val="FF0000"/>
        </w:rPr>
        <w:t xml:space="preserve">some </w:t>
      </w:r>
      <w:r>
        <w:rPr>
          <w:rFonts w:ascii="Times New Roman" w:eastAsia="Times New Roman" w:hAnsi="Times New Roman" w:cs="Times New Roman"/>
          <w:color w:val="000000"/>
        </w:rPr>
        <w:t>relief)</w:t>
      </w:r>
    </w:p>
    <w:p w14:paraId="0A5137F1"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Continuation of </w:t>
      </w:r>
      <w:r>
        <w:rPr>
          <w:rFonts w:ascii="Times New Roman" w:eastAsia="Times New Roman" w:hAnsi="Times New Roman" w:cs="Times New Roman"/>
          <w:b/>
          <w:color w:val="000000"/>
        </w:rPr>
        <w:t>physical therapy</w:t>
      </w:r>
      <w:r>
        <w:rPr>
          <w:rFonts w:ascii="Times New Roman" w:eastAsia="Times New Roman" w:hAnsi="Times New Roman" w:cs="Times New Roman"/>
          <w:color w:val="000000"/>
        </w:rPr>
        <w:t xml:space="preserve"> until optimized (applicants only had </w:t>
      </w:r>
      <w:r>
        <w:rPr>
          <w:rFonts w:ascii="Times New Roman" w:eastAsia="Times New Roman" w:hAnsi="Times New Roman" w:cs="Times New Roman"/>
          <w:color w:val="FF0000"/>
        </w:rPr>
        <w:t>***__</w:t>
      </w:r>
      <w:r>
        <w:rPr>
          <w:rFonts w:ascii="Times New Roman" w:eastAsia="Times New Roman" w:hAnsi="Times New Roman" w:cs="Times New Roman"/>
          <w:color w:val="000000"/>
        </w:rPr>
        <w:t xml:space="preserve"> sessions so far per report/record review with </w:t>
      </w:r>
      <w:r>
        <w:rPr>
          <w:rFonts w:ascii="Times New Roman" w:eastAsia="Times New Roman" w:hAnsi="Times New Roman" w:cs="Times New Roman"/>
          <w:color w:val="FF0000"/>
        </w:rPr>
        <w:t>some</w:t>
      </w:r>
      <w:r>
        <w:rPr>
          <w:rFonts w:ascii="Times New Roman" w:eastAsia="Times New Roman" w:hAnsi="Times New Roman" w:cs="Times New Roman"/>
          <w:color w:val="000000"/>
        </w:rPr>
        <w:t xml:space="preserve"> relief)</w:t>
      </w:r>
    </w:p>
    <w:p w14:paraId="68DBD4B7" w14:textId="77777777" w:rsidR="00495E8E" w:rsidRDefault="00000000">
      <w:pPr>
        <w:widowControl w:val="0"/>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continued follow-up management with treatment progress evaluation by PTP until MMI</w:t>
      </w:r>
    </w:p>
    <w:p w14:paraId="547C6B36" w14:textId="77777777" w:rsidR="00495E8E" w:rsidRDefault="00495E8E">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720"/>
        <w:jc w:val="both"/>
        <w:rPr>
          <w:rFonts w:ascii="Times New Roman" w:eastAsia="Times New Roman" w:hAnsi="Times New Roman" w:cs="Times New Roman"/>
          <w:b/>
          <w:color w:val="000000"/>
          <w:highlight w:val="yellow"/>
        </w:rPr>
      </w:pPr>
    </w:p>
    <w:p w14:paraId="4429E4B0"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6370743"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81E4837"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highlight w:val="yellow"/>
        </w:rPr>
        <w:lastRenderedPageBreak/>
        <w:t xml:space="preserve">FCE CONSIDERATION FOR APPLICANT ON WORK RESTRICTIONS </w:t>
      </w:r>
      <w:r>
        <w:rPr>
          <w:rFonts w:ascii="Times New Roman" w:eastAsia="Times New Roman" w:hAnsi="Times New Roman" w:cs="Times New Roman"/>
          <w:b/>
          <w:color w:val="FF0000"/>
          <w:highlight w:val="yellow"/>
        </w:rPr>
        <w:t>&lt;~~ IF NOT AT MMI</w:t>
      </w:r>
      <w:r>
        <w:rPr>
          <w:rFonts w:ascii="Times New Roman" w:eastAsia="Times New Roman" w:hAnsi="Times New Roman" w:cs="Times New Roman"/>
        </w:rPr>
        <w:t xml:space="preserve"> </w:t>
      </w:r>
    </w:p>
    <w:p w14:paraId="1CC54CA2"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Applicant </w:t>
      </w:r>
      <w:r>
        <w:rPr>
          <w:rFonts w:ascii="Times New Roman" w:eastAsia="Times New Roman" w:hAnsi="Times New Roman" w:cs="Times New Roman"/>
          <w:color w:val="FF0000"/>
        </w:rPr>
        <w:t>is currently on</w:t>
      </w:r>
      <w:r>
        <w:rPr>
          <w:rFonts w:ascii="Times New Roman" w:eastAsia="Times New Roman" w:hAnsi="Times New Roman" w:cs="Times New Roman"/>
        </w:rPr>
        <w:t xml:space="preserve"> work restrictions per PTP. If/when applicant reaches MMI as determined by PTP but still needing to stay on modified work duties per PTP, then may consider referral for Functional Capacity Evaluation (FCE) to clearly outline applications for permanent work restrictions.</w:t>
      </w:r>
    </w:p>
    <w:p w14:paraId="5819B6D8"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886E0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25F31D6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ABAC350"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color w:val="FF0000"/>
          <w:highlight w:val="yellow"/>
        </w:rPr>
      </w:pPr>
      <w:r>
        <w:rPr>
          <w:rFonts w:ascii="Times New Roman" w:eastAsia="Times New Roman" w:hAnsi="Times New Roman" w:cs="Times New Roman"/>
          <w:highlight w:val="yellow"/>
        </w:rPr>
        <w:t>***If MMI/P&amp;S</w:t>
      </w:r>
      <w:r>
        <w:rPr>
          <w:rFonts w:ascii="Times New Roman" w:eastAsia="Times New Roman" w:hAnsi="Times New Roman" w:cs="Times New Roman"/>
        </w:rPr>
        <w:t xml:space="preserve">, provide permanent work restrictions  </w:t>
      </w:r>
      <w:r>
        <w:rPr>
          <w:rFonts w:ascii="Times New Roman" w:eastAsia="Times New Roman" w:hAnsi="Times New Roman" w:cs="Times New Roman"/>
          <w:b/>
          <w:color w:val="FF0000"/>
        </w:rPr>
        <w:t xml:space="preserve">***__ </w:t>
      </w:r>
      <w:r>
        <w:rPr>
          <w:rFonts w:ascii="Times New Roman" w:eastAsia="Times New Roman" w:hAnsi="Times New Roman" w:cs="Times New Roman"/>
          <w:b/>
          <w:highlight w:val="cyan"/>
        </w:rPr>
        <w:t>Ex</w:t>
      </w:r>
      <w:r>
        <w:rPr>
          <w:rFonts w:ascii="Times New Roman" w:eastAsia="Times New Roman" w:hAnsi="Times New Roman" w:cs="Times New Roman"/>
        </w:rPr>
        <w:t xml:space="preserve"> I concur with work restrictions as outlined by Primary Treating Physician, PTP, Dr. </w:t>
      </w:r>
      <w:r>
        <w:rPr>
          <w:rFonts w:ascii="Times New Roman" w:eastAsia="Times New Roman" w:hAnsi="Times New Roman" w:cs="Times New Roman"/>
          <w:b/>
          <w:color w:val="FF0000"/>
        </w:rPr>
        <w:t>***__</w:t>
      </w:r>
      <w:r>
        <w:rPr>
          <w:rFonts w:ascii="Times New Roman" w:eastAsia="Times New Roman" w:hAnsi="Times New Roman" w:cs="Times New Roman"/>
        </w:rPr>
        <w:t xml:space="preserve"> on </w:t>
      </w:r>
      <w:r>
        <w:rPr>
          <w:rFonts w:ascii="Times New Roman" w:eastAsia="Times New Roman" w:hAnsi="Times New Roman" w:cs="Times New Roman"/>
          <w:b/>
          <w:color w:val="FF0000"/>
        </w:rPr>
        <w:t>***__</w:t>
      </w:r>
      <w:r>
        <w:rPr>
          <w:rFonts w:ascii="Times New Roman" w:eastAsia="Times New Roman" w:hAnsi="Times New Roman" w:cs="Times New Roman"/>
        </w:rPr>
        <w:t xml:space="preserve">. </w:t>
      </w:r>
      <w:r>
        <w:rPr>
          <w:rFonts w:ascii="Times New Roman" w:eastAsia="Times New Roman" w:hAnsi="Times New Roman" w:cs="Times New Roman"/>
          <w:b/>
          <w:color w:val="FF0000"/>
          <w:highlight w:val="yellow"/>
        </w:rPr>
        <w:t>(otherwise DELETE if not MMI)***</w:t>
      </w:r>
    </w:p>
    <w:p w14:paraId="69E3D34A"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42DA83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469AC96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MEDICAL RECORDS FOR REVIEW***</w:t>
      </w:r>
    </w:p>
    <w:p w14:paraId="3B2E421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be determined upon receipt of the medical records. </w:t>
      </w:r>
    </w:p>
    <w:p w14:paraId="78A9A6D2"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F71B0E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679CC6C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822B2B"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10BEBB8F"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02E1380"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cyan"/>
        </w:rPr>
        <w:t xml:space="preserve">EDITOR WILL COMPLETE THIS FOR YOU WHEN A PATIENT IS MMI– </w:t>
      </w:r>
    </w:p>
    <w:p w14:paraId="02AED1F9"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7B9E0FA"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0F89C6C"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5C958501"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6F1C6E89"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0C9726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MEDICAL RECORDS FOR REVIEW***</w:t>
      </w:r>
    </w:p>
    <w:p w14:paraId="3B37DF1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be determined upon receipt of the medical records. </w:t>
      </w:r>
    </w:p>
    <w:p w14:paraId="69777716"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720642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0AE175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51C3084D" w14:textId="77777777" w:rsidR="00495E8E" w:rsidRDefault="00495E8E">
      <w:pPr>
        <w:widowControl w:val="0"/>
        <w:tabs>
          <w:tab w:val="left" w:pos="-720"/>
        </w:tabs>
        <w:spacing w:after="0" w:line="240" w:lineRule="auto"/>
        <w:jc w:val="both"/>
        <w:rPr>
          <w:rFonts w:ascii="Times New Roman" w:eastAsia="Times New Roman" w:hAnsi="Times New Roman" w:cs="Times New Roman"/>
        </w:rPr>
      </w:pPr>
    </w:p>
    <w:p w14:paraId="422250AF" w14:textId="556AE1F9" w:rsidR="00495E8E"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4" w:name="_heading=h.1fob9te" w:colFirst="0" w:colLast="0"/>
      <w:bookmarkEnd w:id="4"/>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011585">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397E13D4" w14:textId="77777777" w:rsidR="00495E8E" w:rsidRDefault="00495E8E">
      <w:pPr>
        <w:widowControl w:val="0"/>
        <w:tabs>
          <w:tab w:val="left" w:pos="-720"/>
        </w:tabs>
        <w:spacing w:after="0" w:line="240" w:lineRule="auto"/>
        <w:ind w:left="1" w:hanging="3"/>
        <w:jc w:val="both"/>
        <w:rPr>
          <w:rFonts w:ascii="Times New Roman" w:eastAsia="Times New Roman" w:hAnsi="Times New Roman" w:cs="Times New Roman"/>
        </w:rPr>
      </w:pPr>
    </w:p>
    <w:p w14:paraId="34CB8615" w14:textId="77777777" w:rsidR="00495E8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w:t>
      </w:r>
      <w:r>
        <w:rPr>
          <w:rFonts w:ascii="Times New Roman" w:eastAsia="Times New Roman" w:hAnsi="Times New Roman" w:cs="Times New Roman"/>
        </w:rPr>
        <w:lastRenderedPageBreak/>
        <w:t xml:space="preserve">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EE393D7"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BAB927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01FE17D"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MEDICAL RECORDS FOR REVIEW***</w:t>
      </w:r>
    </w:p>
    <w:p w14:paraId="621A39A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be determined upon receipt of the medical records. </w:t>
      </w:r>
    </w:p>
    <w:p w14:paraId="23235D58"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EC0C360"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13FB8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 xml:space="preserve">FUTURE MEDICAL CARE </w:t>
      </w:r>
      <w:r>
        <w:rPr>
          <w:rFonts w:ascii="Times New Roman" w:eastAsia="Times New Roman" w:hAnsi="Times New Roman" w:cs="Times New Roman"/>
          <w:b/>
          <w:color w:val="FF0000"/>
          <w:highlight w:val="yellow"/>
        </w:rPr>
        <w:t>&lt;~~</w:t>
      </w:r>
      <w:r>
        <w:rPr>
          <w:rFonts w:ascii="Times New Roman" w:eastAsia="Times New Roman" w:hAnsi="Times New Roman" w:cs="Times New Roman"/>
          <w:b/>
          <w:highlight w:val="yellow"/>
        </w:rPr>
        <w:t xml:space="preserve"> </w:t>
      </w:r>
      <w:r>
        <w:rPr>
          <w:rFonts w:ascii="Times New Roman" w:eastAsia="Times New Roman" w:hAnsi="Times New Roman" w:cs="Times New Roman"/>
          <w:b/>
          <w:color w:val="FF0000"/>
          <w:highlight w:val="yellow"/>
          <w:u w:val="single"/>
        </w:rPr>
        <w:t>IF AT MMI</w:t>
      </w:r>
      <w:r>
        <w:rPr>
          <w:rFonts w:ascii="Times New Roman" w:eastAsia="Times New Roman" w:hAnsi="Times New Roman" w:cs="Times New Roman"/>
          <w:i/>
          <w:color w:val="FF0000"/>
        </w:rPr>
        <w:t xml:space="preserve"> </w:t>
      </w:r>
    </w:p>
    <w:p w14:paraId="6DA4AEE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1D787DF"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w:t>
      </w:r>
      <w:r>
        <w:rPr>
          <w:rFonts w:ascii="Times New Roman" w:eastAsia="Times New Roman" w:hAnsi="Times New Roman" w:cs="Times New Roman"/>
          <w:b/>
          <w:color w:val="FF0000"/>
        </w:rPr>
        <w:t>***___</w:t>
      </w:r>
      <w:r>
        <w:rPr>
          <w:rFonts w:ascii="Times New Roman" w:eastAsia="Times New Roman" w:hAnsi="Times New Roman" w:cs="Times New Roman"/>
          <w:b/>
        </w:rPr>
        <w:t xml:space="preserve"> </w:t>
      </w:r>
      <w:r>
        <w:rPr>
          <w:rFonts w:ascii="Times New Roman" w:eastAsia="Times New Roman" w:hAnsi="Times New Roman" w:cs="Times New Roman"/>
          <w:b/>
          <w:color w:val="FF0000"/>
        </w:rPr>
        <w:t>spine</w:t>
      </w:r>
      <w:r>
        <w:rPr>
          <w:rFonts w:ascii="Times New Roman" w:eastAsia="Times New Roman" w:hAnsi="Times New Roman" w:cs="Times New Roman"/>
        </w:rPr>
        <w:t>,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48464D5"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61D0BA9"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w:t>
      </w:r>
      <w:r>
        <w:rPr>
          <w:rFonts w:ascii="Times New Roman" w:eastAsia="Times New Roman" w:hAnsi="Times New Roman" w:cs="Times New Roman"/>
          <w:b/>
          <w:color w:val="FF0000"/>
        </w:rPr>
        <w:t>***___ joint</w:t>
      </w:r>
      <w:r>
        <w:rPr>
          <w:rFonts w:ascii="Times New Roman" w:eastAsia="Times New Roman" w:hAnsi="Times New Roman" w:cs="Times New Roman"/>
        </w:rPr>
        <w:t>,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355026D"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4AD3A3"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highlight w:val="yellow"/>
        </w:rPr>
        <w:t>IF NO FUTRE MEDICAL CARE NECESSARY:</w:t>
      </w:r>
    </w:p>
    <w:p w14:paraId="44A5C4FE" w14:textId="77777777" w:rsidR="00495E8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applicant’s </w:t>
      </w:r>
      <w:r>
        <w:rPr>
          <w:rFonts w:ascii="Times New Roman" w:eastAsia="Times New Roman" w:hAnsi="Times New Roman" w:cs="Times New Roman"/>
          <w:color w:val="FF0000"/>
        </w:rPr>
        <w:t>[***body region***]</w:t>
      </w:r>
      <w:r>
        <w:rPr>
          <w:rFonts w:ascii="Times New Roman" w:eastAsia="Times New Roman" w:hAnsi="Times New Roman" w:cs="Times New Roman"/>
        </w:rPr>
        <w:t xml:space="preserve"> condition does not require any additional medical care in the foreseeable future.  Should a flare up or aggravation occur, future care should be apportioned to the causative agent implicated in the exacerbation or aggravation.</w:t>
      </w:r>
    </w:p>
    <w:p w14:paraId="268327A1"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941FC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MEDICAL RECORDS FOR REVIEW***</w:t>
      </w:r>
    </w:p>
    <w:p w14:paraId="1D9422C3"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be determined upon receipt of the medical records. </w:t>
      </w:r>
    </w:p>
    <w:p w14:paraId="570643EB" w14:textId="77777777" w:rsidR="00495E8E" w:rsidRDefault="00495E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668673D"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E4D52F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4774DCB2"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6943620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t xml:space="preserve">I defer determination of the applicant’s candidacy to continue working with modified duties to the primary treating physician. </w:t>
      </w:r>
      <w:r>
        <w:rPr>
          <w:rFonts w:ascii="Times New Roman" w:eastAsia="Times New Roman" w:hAnsi="Times New Roman" w:cs="Times New Roman"/>
          <w:highlight w:val="yellow"/>
        </w:rPr>
        <w:t xml:space="preserve">. </w:t>
      </w:r>
      <w:r>
        <w:rPr>
          <w:rFonts w:ascii="Times New Roman" w:eastAsia="Times New Roman" w:hAnsi="Times New Roman" w:cs="Times New Roman"/>
          <w:b/>
          <w:color w:val="FF0000"/>
          <w:highlight w:val="yellow"/>
        </w:rPr>
        <w:t xml:space="preserve">&lt;~~ If </w:t>
      </w:r>
      <w:r>
        <w:rPr>
          <w:rFonts w:ascii="Times New Roman" w:eastAsia="Times New Roman" w:hAnsi="Times New Roman" w:cs="Times New Roman"/>
          <w:b/>
          <w:color w:val="FF0000"/>
          <w:highlight w:val="yellow"/>
          <w:u w:val="single"/>
        </w:rPr>
        <w:t>NOT</w:t>
      </w:r>
      <w:r>
        <w:rPr>
          <w:rFonts w:ascii="Times New Roman" w:eastAsia="Times New Roman" w:hAnsi="Times New Roman" w:cs="Times New Roman"/>
          <w:b/>
          <w:color w:val="FF0000"/>
          <w:highlight w:val="yellow"/>
        </w:rPr>
        <w:t xml:space="preserve"> MMI.</w:t>
      </w:r>
    </w:p>
    <w:p w14:paraId="59142CFC"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760EB136"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CB15383"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9DD9BD6"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may return to work within the restrictions described above.  If the employer is unable to offer a suitable modified position within the described restrictions, then the applicant would be eligible for Supplemental Job Displacement Benefits. </w:t>
      </w:r>
      <w:r>
        <w:rPr>
          <w:rFonts w:ascii="Times New Roman" w:eastAsia="Times New Roman" w:hAnsi="Times New Roman" w:cs="Times New Roman"/>
          <w:highlight w:val="yellow"/>
        </w:rPr>
        <w:t xml:space="preserve">. </w:t>
      </w:r>
      <w:r>
        <w:rPr>
          <w:rFonts w:ascii="Times New Roman" w:eastAsia="Times New Roman" w:hAnsi="Times New Roman" w:cs="Times New Roman"/>
          <w:b/>
          <w:color w:val="FF0000"/>
          <w:highlight w:val="yellow"/>
        </w:rPr>
        <w:t>&lt;~~ IF AT MMI.</w:t>
      </w:r>
    </w:p>
    <w:p w14:paraId="35B03304" w14:textId="77777777" w:rsidR="00495E8E" w:rsidRDefault="00495E8E">
      <w:pPr>
        <w:spacing w:after="0" w:line="240" w:lineRule="auto"/>
        <w:jc w:val="both"/>
        <w:rPr>
          <w:rFonts w:ascii="Times New Roman" w:eastAsia="Times New Roman" w:hAnsi="Times New Roman" w:cs="Times New Roman"/>
          <w:b/>
          <w:u w:val="single"/>
        </w:rPr>
      </w:pPr>
    </w:p>
    <w:p w14:paraId="43A1E4DD" w14:textId="77777777" w:rsidR="00495E8E" w:rsidRDefault="00495E8E">
      <w:pPr>
        <w:spacing w:after="0" w:line="240" w:lineRule="auto"/>
        <w:jc w:val="both"/>
        <w:rPr>
          <w:rFonts w:ascii="Times New Roman" w:eastAsia="Times New Roman" w:hAnsi="Times New Roman" w:cs="Times New Roman"/>
          <w:b/>
          <w:u w:val="single"/>
        </w:rPr>
      </w:pPr>
    </w:p>
    <w:p w14:paraId="34D5C5E8"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highlight w:val="yellow"/>
        </w:rPr>
        <w:t>***IF NO MEDICAL RECORDS FOR REVIEW***</w:t>
      </w:r>
    </w:p>
    <w:p w14:paraId="08162409"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be determined upon receipt of the medical records. </w:t>
      </w:r>
    </w:p>
    <w:p w14:paraId="54711D13" w14:textId="77777777" w:rsidR="00495E8E" w:rsidRDefault="00495E8E">
      <w:pPr>
        <w:spacing w:after="0" w:line="240" w:lineRule="auto"/>
        <w:jc w:val="both"/>
        <w:rPr>
          <w:rFonts w:ascii="Times New Roman" w:eastAsia="Times New Roman" w:hAnsi="Times New Roman" w:cs="Times New Roman"/>
          <w:b/>
          <w:u w:val="single"/>
        </w:rPr>
      </w:pPr>
    </w:p>
    <w:p w14:paraId="35DB0132" w14:textId="4BE0FEAA" w:rsidR="00495E8E" w:rsidRDefault="00495E8E">
      <w:pPr>
        <w:spacing w:after="0" w:line="240" w:lineRule="auto"/>
        <w:jc w:val="both"/>
        <w:rPr>
          <w:rFonts w:ascii="Times New Roman" w:eastAsia="Times New Roman" w:hAnsi="Times New Roman" w:cs="Times New Roman"/>
          <w:b/>
          <w:u w:val="single"/>
        </w:rPr>
      </w:pPr>
    </w:p>
    <w:p w14:paraId="2DC9BD66" w14:textId="77777777" w:rsidR="00495E8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SPECIAL COMMENTARY</w:t>
      </w:r>
    </w:p>
    <w:p w14:paraId="2F73AA8D"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0362BB6B" w14:textId="2631F1B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011585">
        <w:rPr>
          <w:rFonts w:ascii="Times New Roman" w:eastAsia="Times New Roman" w:hAnsi="Times New Roman" w:cs="Times New Roman"/>
        </w:rPr>
        <w:t xml:space="preserve"> ______</w:t>
      </w:r>
      <w:r>
        <w:rPr>
          <w:rFonts w:ascii="Times New Roman" w:eastAsia="Times New Roman" w:hAnsi="Times New Roman" w:cs="Times New Roman"/>
        </w:rPr>
        <w:t>.</w:t>
      </w:r>
    </w:p>
    <w:p w14:paraId="7DBCA353" w14:textId="77777777" w:rsidR="00495E8E" w:rsidRDefault="00495E8E">
      <w:pPr>
        <w:widowControl w:val="0"/>
        <w:spacing w:after="0" w:line="240" w:lineRule="auto"/>
        <w:jc w:val="both"/>
        <w:rPr>
          <w:rFonts w:ascii="Times New Roman" w:eastAsia="Times New Roman" w:hAnsi="Times New Roman" w:cs="Times New Roman"/>
        </w:rPr>
      </w:pPr>
    </w:p>
    <w:p w14:paraId="48D2B4D7" w14:textId="34E9FC1B" w:rsidR="00495E8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011585">
        <w:rPr>
          <w:rFonts w:ascii="Times New Roman" w:eastAsia="Times New Roman" w:hAnsi="Times New Roman" w:cs="Times New Roman"/>
        </w:rPr>
        <w:t>Q</w:t>
      </w:r>
      <w:r>
        <w:rPr>
          <w:rFonts w:ascii="Times New Roman" w:eastAsia="Times New Roman" w:hAnsi="Times New Roman" w:cs="Times New Roman"/>
        </w:rPr>
        <w:t xml:space="preserve">ualified </w:t>
      </w:r>
      <w:r w:rsidR="00011585">
        <w:rPr>
          <w:rFonts w:ascii="Times New Roman" w:eastAsia="Times New Roman" w:hAnsi="Times New Roman" w:cs="Times New Roman"/>
        </w:rPr>
        <w:t>M</w:t>
      </w:r>
      <w:r>
        <w:rPr>
          <w:rFonts w:ascii="Times New Roman" w:eastAsia="Times New Roman" w:hAnsi="Times New Roman" w:cs="Times New Roman"/>
        </w:rPr>
        <w:t xml:space="preserve">edical </w:t>
      </w:r>
      <w:r w:rsidR="00011585">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011585">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56708887" w14:textId="77777777" w:rsidR="00495E8E" w:rsidRDefault="00495E8E">
      <w:pPr>
        <w:widowControl w:val="0"/>
        <w:spacing w:after="0" w:line="240" w:lineRule="auto"/>
        <w:jc w:val="both"/>
        <w:rPr>
          <w:rFonts w:ascii="Times New Roman" w:eastAsia="Times New Roman" w:hAnsi="Times New Roman" w:cs="Times New Roman"/>
        </w:rPr>
      </w:pPr>
    </w:p>
    <w:p w14:paraId="36327684"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48F966C4"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22E84B9D" w14:textId="77777777" w:rsidR="00495E8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4510C1" wp14:editId="56A08DEF">
            <wp:extent cx="1847850" cy="685800"/>
            <wp:effectExtent l="0" t="0" r="0" b="0"/>
            <wp:docPr id="21440994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847850" cy="685800"/>
                    </a:xfrm>
                    <a:prstGeom prst="rect">
                      <a:avLst/>
                    </a:prstGeom>
                    <a:ln/>
                  </pic:spPr>
                </pic:pic>
              </a:graphicData>
            </a:graphic>
          </wp:inline>
        </w:drawing>
      </w:r>
    </w:p>
    <w:p w14:paraId="44A99AC7" w14:textId="77777777" w:rsidR="00495E8E" w:rsidRPr="00011585" w:rsidRDefault="00000000">
      <w:pPr>
        <w:widowControl w:val="0"/>
        <w:tabs>
          <w:tab w:val="left" w:pos="-1440"/>
          <w:tab w:val="left" w:pos="-720"/>
        </w:tabs>
        <w:spacing w:after="0" w:line="240" w:lineRule="auto"/>
        <w:jc w:val="both"/>
        <w:rPr>
          <w:rFonts w:ascii="Times New Roman" w:eastAsia="Times New Roman" w:hAnsi="Times New Roman" w:cs="Times New Roman"/>
          <w:b/>
          <w:lang w:val="es-MX"/>
        </w:rPr>
      </w:pPr>
      <w:r w:rsidRPr="00011585">
        <w:rPr>
          <w:rFonts w:ascii="Times New Roman" w:eastAsia="Times New Roman" w:hAnsi="Times New Roman" w:cs="Times New Roman"/>
          <w:b/>
          <w:lang w:val="es-MX"/>
        </w:rPr>
        <w:t>________________________</w:t>
      </w:r>
      <w:r w:rsidRPr="00011585">
        <w:rPr>
          <w:rFonts w:ascii="Times New Roman" w:eastAsia="Times New Roman" w:hAnsi="Times New Roman" w:cs="Times New Roman"/>
          <w:b/>
          <w:lang w:val="es-MX"/>
        </w:rPr>
        <w:tab/>
      </w:r>
      <w:r w:rsidRPr="00011585">
        <w:rPr>
          <w:rFonts w:ascii="Times New Roman" w:eastAsia="Times New Roman" w:hAnsi="Times New Roman" w:cs="Times New Roman"/>
          <w:b/>
          <w:lang w:val="es-MX"/>
        </w:rPr>
        <w:tab/>
      </w:r>
      <w:r w:rsidRPr="00011585">
        <w:rPr>
          <w:rFonts w:ascii="Times New Roman" w:eastAsia="Times New Roman" w:hAnsi="Times New Roman" w:cs="Times New Roman"/>
          <w:b/>
          <w:lang w:val="es-MX"/>
        </w:rPr>
        <w:tab/>
      </w:r>
    </w:p>
    <w:p w14:paraId="39A3AED7" w14:textId="77777777" w:rsidR="00495E8E" w:rsidRPr="00011585"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011585">
        <w:rPr>
          <w:rFonts w:ascii="Times New Roman" w:eastAsia="Times New Roman" w:hAnsi="Times New Roman" w:cs="Times New Roman"/>
          <w:lang w:val="es-MX"/>
        </w:rPr>
        <w:t>Abimbola  Afolabi , M.D., Q.M.E.</w:t>
      </w:r>
    </w:p>
    <w:p w14:paraId="5777532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7BF0D31"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769BF7C"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4EE3B1BE" w14:textId="77777777" w:rsidR="00495E8E" w:rsidRDefault="00495E8E">
      <w:pPr>
        <w:widowControl w:val="0"/>
        <w:tabs>
          <w:tab w:val="left" w:pos="-1440"/>
          <w:tab w:val="left" w:pos="-720"/>
        </w:tabs>
        <w:spacing w:after="0" w:line="240" w:lineRule="auto"/>
        <w:jc w:val="both"/>
        <w:rPr>
          <w:rFonts w:ascii="Times New Roman" w:eastAsia="Times New Roman" w:hAnsi="Times New Roman" w:cs="Times New Roman"/>
        </w:rPr>
      </w:pPr>
    </w:p>
    <w:p w14:paraId="10269A9F" w14:textId="77777777" w:rsidR="00495E8E"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34067C03" w14:textId="77777777" w:rsidR="00495E8E" w:rsidRDefault="00495E8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7D0460B" w14:textId="77777777" w:rsidR="00495E8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0C1C14BA" w14:textId="77777777" w:rsidR="00495E8E" w:rsidRDefault="00495E8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C53D972" w14:textId="77777777" w:rsidR="00495E8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7C9B4E5" w14:textId="77777777" w:rsidR="00495E8E" w:rsidRDefault="00495E8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02D7DCD" w14:textId="77777777" w:rsidR="00495E8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6C3FD552" w14:textId="77777777" w:rsidR="00495E8E" w:rsidRDefault="00495E8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E79F4D" w14:textId="77777777" w:rsidR="00495E8E" w:rsidRDefault="00495E8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BD74695" w14:textId="77777777" w:rsidR="00495E8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CBB9466" w14:textId="77777777" w:rsidR="00495E8E" w:rsidRDefault="00495E8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338F7D4" w14:textId="1A08F317" w:rsidR="00495E8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011585">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4B8853A3" w14:textId="77777777" w:rsidR="00495E8E" w:rsidRDefault="00495E8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7FD62F7" w14:textId="77777777" w:rsidR="00495E8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71F126" wp14:editId="763D2B26">
            <wp:extent cx="1847850" cy="685800"/>
            <wp:effectExtent l="0" t="0" r="0" b="0"/>
            <wp:docPr id="21440994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847850" cy="685800"/>
                    </a:xfrm>
                    <a:prstGeom prst="rect">
                      <a:avLst/>
                    </a:prstGeom>
                    <a:ln/>
                  </pic:spPr>
                </pic:pic>
              </a:graphicData>
            </a:graphic>
          </wp:inline>
        </w:drawing>
      </w:r>
    </w:p>
    <w:p w14:paraId="5ECA73E5" w14:textId="77777777" w:rsidR="00495E8E" w:rsidRPr="00011585"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011585">
        <w:rPr>
          <w:rFonts w:ascii="Times New Roman" w:eastAsia="Times New Roman" w:hAnsi="Times New Roman" w:cs="Times New Roman"/>
          <w:lang w:val="es-MX"/>
        </w:rPr>
        <w:t>__________________________________</w:t>
      </w:r>
    </w:p>
    <w:p w14:paraId="17CD140D" w14:textId="77777777" w:rsidR="00495E8E" w:rsidRPr="00011585"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011585">
        <w:rPr>
          <w:rFonts w:ascii="Times New Roman" w:eastAsia="Times New Roman" w:hAnsi="Times New Roman" w:cs="Times New Roman"/>
          <w:lang w:val="es-MX"/>
        </w:rPr>
        <w:t>Abimbola  Afolabi , M.D., Q.M.E.</w:t>
      </w:r>
    </w:p>
    <w:p w14:paraId="3186F3DE" w14:textId="77777777" w:rsidR="00495E8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1464785" w14:textId="77777777" w:rsidR="00495E8E" w:rsidRDefault="00495E8E">
      <w:pPr>
        <w:spacing w:after="0" w:line="240" w:lineRule="auto"/>
        <w:jc w:val="both"/>
        <w:rPr>
          <w:rFonts w:ascii="Times New Roman" w:eastAsia="Times New Roman" w:hAnsi="Times New Roman" w:cs="Times New Roman"/>
        </w:rPr>
      </w:pPr>
    </w:p>
    <w:sectPr w:rsidR="00495E8E">
      <w:headerReference w:type="even" r:id="rId11"/>
      <w:headerReference w:type="default" r:id="rId12"/>
      <w:footerReference w:type="even" r:id="rId13"/>
      <w:footerReference w:type="default" r:id="rId14"/>
      <w:headerReference w:type="first" r:id="rId15"/>
      <w:footerReference w:type="first" r:id="rId16"/>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3C75" w14:textId="77777777" w:rsidR="004B6CD0" w:rsidRDefault="004B6CD0">
      <w:pPr>
        <w:spacing w:after="0" w:line="240" w:lineRule="auto"/>
      </w:pPr>
      <w:r>
        <w:separator/>
      </w:r>
    </w:p>
  </w:endnote>
  <w:endnote w:type="continuationSeparator" w:id="0">
    <w:p w14:paraId="63EC7753" w14:textId="77777777" w:rsidR="004B6CD0" w:rsidRDefault="004B6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ED9E" w14:textId="77777777" w:rsidR="00495E8E" w:rsidRDefault="00495E8E">
    <w:pPr>
      <w:widowControl w:val="0"/>
      <w:pBdr>
        <w:top w:val="nil"/>
        <w:left w:val="nil"/>
        <w:bottom w:val="nil"/>
        <w:right w:val="nil"/>
        <w:between w:val="nil"/>
      </w:pBdr>
      <w:tabs>
        <w:tab w:val="center" w:pos="4320"/>
        <w:tab w:val="right" w:pos="8640"/>
      </w:tabs>
      <w:spacing w:after="0" w:line="240" w:lineRule="auto"/>
      <w:rPr>
        <w:rFonts w:ascii="Courier" w:eastAsia="Courier" w:hAnsi="Courier" w:cs="Courie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9863" w14:textId="77777777" w:rsidR="00495E8E" w:rsidRDefault="00495E8E">
    <w:pPr>
      <w:tabs>
        <w:tab w:val="center" w:pos="4247"/>
        <w:tab w:val="right" w:pos="849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5FF0" w14:textId="77777777" w:rsidR="00495E8E" w:rsidRDefault="00495E8E">
    <w:pPr>
      <w:widowControl w:val="0"/>
      <w:pBdr>
        <w:top w:val="nil"/>
        <w:left w:val="nil"/>
        <w:bottom w:val="nil"/>
        <w:right w:val="nil"/>
        <w:between w:val="nil"/>
      </w:pBdr>
      <w:tabs>
        <w:tab w:val="center" w:pos="4320"/>
        <w:tab w:val="right" w:pos="8640"/>
      </w:tabs>
      <w:spacing w:after="0" w:line="240" w:lineRule="auto"/>
      <w:rPr>
        <w:rFonts w:ascii="Courier" w:eastAsia="Courier" w:hAnsi="Courier" w:cs="Courie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E5FBC" w14:textId="77777777" w:rsidR="004B6CD0" w:rsidRDefault="004B6CD0">
      <w:pPr>
        <w:spacing w:after="0" w:line="240" w:lineRule="auto"/>
      </w:pPr>
      <w:r>
        <w:separator/>
      </w:r>
    </w:p>
  </w:footnote>
  <w:footnote w:type="continuationSeparator" w:id="0">
    <w:p w14:paraId="7F5DACEC" w14:textId="77777777" w:rsidR="004B6CD0" w:rsidRDefault="004B6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4E59" w14:textId="77777777" w:rsidR="00495E8E" w:rsidRDefault="00495E8E">
    <w:pPr>
      <w:widowControl w:val="0"/>
      <w:pBdr>
        <w:top w:val="nil"/>
        <w:left w:val="nil"/>
        <w:bottom w:val="nil"/>
        <w:right w:val="nil"/>
        <w:between w:val="nil"/>
      </w:pBdr>
      <w:tabs>
        <w:tab w:val="center" w:pos="4320"/>
        <w:tab w:val="right" w:pos="8640"/>
      </w:tabs>
      <w:spacing w:after="0" w:line="240" w:lineRule="auto"/>
      <w:rPr>
        <w:rFonts w:ascii="Courier" w:eastAsia="Courier" w:hAnsi="Courier" w:cs="Courie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0C38" w14:textId="77777777" w:rsidR="00495E8E"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03D79CCF" w14:textId="77777777" w:rsidR="00495E8E"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01A76A39" w14:textId="77777777" w:rsidR="00495E8E"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011585">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011585">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0FA8" w14:textId="77777777" w:rsidR="00495E8E" w:rsidRPr="00011585" w:rsidRDefault="00000000">
    <w:pPr>
      <w:spacing w:after="0"/>
      <w:jc w:val="center"/>
      <w:rPr>
        <w:rFonts w:ascii="Times New Roman" w:eastAsia="Times New Roman" w:hAnsi="Times New Roman" w:cs="Times New Roman"/>
        <w:b/>
        <w:sz w:val="32"/>
        <w:szCs w:val="32"/>
        <w:lang w:val="es-MX"/>
      </w:rPr>
    </w:pPr>
    <w:r w:rsidRPr="00011585">
      <w:rPr>
        <w:rFonts w:ascii="Times New Roman" w:eastAsia="Times New Roman" w:hAnsi="Times New Roman" w:cs="Times New Roman"/>
        <w:b/>
        <w:sz w:val="32"/>
        <w:szCs w:val="32"/>
        <w:lang w:val="es-MX"/>
      </w:rPr>
      <w:t>ABIMBOLA AFOLABI, M.D., Q.M.E</w:t>
    </w:r>
  </w:p>
  <w:p w14:paraId="5C34821C" w14:textId="77777777" w:rsidR="00495E8E"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40E3"/>
    <w:multiLevelType w:val="multilevel"/>
    <w:tmpl w:val="F724E6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E57A01"/>
    <w:multiLevelType w:val="multilevel"/>
    <w:tmpl w:val="91CA9446"/>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042682"/>
    <w:multiLevelType w:val="multilevel"/>
    <w:tmpl w:val="FA32F88A"/>
    <w:lvl w:ilvl="0">
      <w:start w:val="1"/>
      <w:numFmt w:val="decimal"/>
      <w:pStyle w:val="Lis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31499E"/>
    <w:multiLevelType w:val="multilevel"/>
    <w:tmpl w:val="F8E64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0616858"/>
    <w:multiLevelType w:val="multilevel"/>
    <w:tmpl w:val="8252E3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0908256">
    <w:abstractNumId w:val="3"/>
  </w:num>
  <w:num w:numId="2" w16cid:durableId="280379970">
    <w:abstractNumId w:val="0"/>
  </w:num>
  <w:num w:numId="3" w16cid:durableId="1029524774">
    <w:abstractNumId w:val="4"/>
  </w:num>
  <w:num w:numId="4" w16cid:durableId="1178353454">
    <w:abstractNumId w:val="2"/>
  </w:num>
  <w:num w:numId="5" w16cid:durableId="1225675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8E"/>
    <w:rsid w:val="00011585"/>
    <w:rsid w:val="00495E8E"/>
    <w:rsid w:val="004B6CD0"/>
    <w:rsid w:val="00884BF3"/>
    <w:rsid w:val="00E26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8FF6"/>
  <w15:docId w15:val="{88DA6156-8ABD-4BBF-8E0C-AF3564ED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Heading2">
    <w:name w:val="heading 2"/>
    <w:basedOn w:val="Normal"/>
    <w:next w:val="Normal"/>
    <w:link w:val="Heading2Ch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Revision">
    <w:name w:val="Revision"/>
    <w:hidden/>
    <w:uiPriority w:val="99"/>
    <w:semiHidden/>
    <w:rsid w:val="00284456"/>
    <w:pPr>
      <w:spacing w:after="0" w:line="240" w:lineRule="auto"/>
    </w:p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2Mx3O0ekFsNFtwU43ufWdfAOeg==">CgMxLjAaGgoBMBIVChMIBCoPCgtBQUFCcHNtNTBZaxABGhoKATESFQoTCAQqDwoLQUFBQnBzbTUwWW8QARoaCgEyEhUKEwgEKg8KC0FBQUJwc201MFlvEAE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8432</Words>
  <Characters>48067</Characters>
  <Application>Microsoft Office Word</Application>
  <DocSecurity>0</DocSecurity>
  <Lines>400</Lines>
  <Paragraphs>112</Paragraphs>
  <ScaleCrop>false</ScaleCrop>
  <Company/>
  <LinksUpToDate>false</LinksUpToDate>
  <CharactersWithSpaces>56387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Jose Castillo</cp:lastModifiedBy>
  <cp:revision>3</cp:revision>
  <dcterms:created xsi:type="dcterms:W3CDTF">2024-06-27T17:21:00Z</dcterms:created>
  <dcterms:modified xsi:type="dcterms:W3CDTF">2026-04-07T17:44:00Z</dcterms:modified>
</cp:coreProperties>
</file>